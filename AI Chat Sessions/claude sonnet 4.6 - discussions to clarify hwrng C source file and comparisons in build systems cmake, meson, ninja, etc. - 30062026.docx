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0CBA" w14:textId="77777777" w:rsidR="00F9382B" w:rsidRPr="00F9382B" w:rsidRDefault="00F9382B" w:rsidP="00F9382B">
      <w:pPr>
        <w:rPr>
          <w:b/>
          <w:bCs/>
        </w:rPr>
      </w:pPr>
      <w:r w:rsidRPr="00F9382B">
        <w:rPr>
          <w:b/>
          <w:bCs/>
        </w:rPr>
        <w:t>hwrng.c</w:t>
      </w:r>
    </w:p>
    <w:p w14:paraId="356A3422" w14:textId="77777777" w:rsidR="00F9382B" w:rsidRPr="00F9382B" w:rsidRDefault="00F9382B" w:rsidP="00F9382B">
      <w:r w:rsidRPr="00F9382B">
        <w:t>220 lines</w:t>
      </w:r>
    </w:p>
    <w:p w14:paraId="465EB9CB" w14:textId="77777777" w:rsidR="00F9382B" w:rsidRPr="00F9382B" w:rsidRDefault="00F9382B" w:rsidP="00F9382B">
      <w:r w:rsidRPr="00F9382B">
        <w:t>c</w:t>
      </w:r>
    </w:p>
    <w:p w14:paraId="3B0A787D" w14:textId="77777777" w:rsidR="00F9382B" w:rsidRPr="00F9382B" w:rsidRDefault="00F9382B" w:rsidP="00F9382B">
      <w:r w:rsidRPr="00F9382B">
        <w:t xml:space="preserve">See the attached python C API. I was analysing it - to understand whether it has any bugs or missing cross references or redundant code. </w:t>
      </w:r>
    </w:p>
    <w:p w14:paraId="1BBD21CA" w14:textId="77777777" w:rsidR="00F9382B" w:rsidRPr="00F9382B" w:rsidRDefault="00F9382B" w:rsidP="00F9382B">
      <w:r w:rsidRPr="00F9382B">
        <w:t>I am not much aware about C but can analyse at least logic definitions, etc.</w:t>
      </w:r>
    </w:p>
    <w:p w14:paraId="41C5F5B5" w14:textId="77777777" w:rsidR="00F9382B" w:rsidRPr="00F9382B" w:rsidRDefault="00F9382B" w:rsidP="00F9382B">
      <w:r w:rsidRPr="00F9382B">
        <w:t>First tell me this C code is gcc compatible, clang compatible, MSVC or is it custom C code of python specific C API?</w:t>
      </w:r>
    </w:p>
    <w:p w14:paraId="62700ADA" w14:textId="77777777" w:rsidR="00F9382B" w:rsidRPr="00F9382B" w:rsidRDefault="00F9382B" w:rsidP="00F9382B">
      <w:r w:rsidRPr="00F9382B">
        <w:t>Secondly, If I see very first if loop, it has definitions inside the loop. Generally header definitions in C files are on top</w:t>
      </w:r>
    </w:p>
    <w:p w14:paraId="7F5D2ED3" w14:textId="77777777" w:rsidR="00F9382B" w:rsidRPr="00F9382B" w:rsidRDefault="00F9382B" w:rsidP="00F9382B">
      <w:pPr>
        <w:rPr>
          <w:b/>
          <w:bCs/>
        </w:rPr>
      </w:pPr>
      <w:r w:rsidRPr="00F9382B">
        <w:rPr>
          <w:b/>
          <w:bCs/>
        </w:rPr>
        <w:t>Compiler Compatibility</w:t>
      </w:r>
    </w:p>
    <w:p w14:paraId="34DA487E" w14:textId="77777777" w:rsidR="00F9382B" w:rsidRPr="00F9382B" w:rsidRDefault="00F9382B" w:rsidP="00F9382B">
      <w:r w:rsidRPr="00F9382B">
        <w:t xml:space="preserve">This code is written to be compatible with </w:t>
      </w:r>
      <w:r w:rsidRPr="00F9382B">
        <w:rPr>
          <w:b/>
          <w:bCs/>
        </w:rPr>
        <w:t>all three major compilers</w:t>
      </w:r>
      <w:r w:rsidRPr="00F9382B">
        <w:t xml:space="preserve"> — GCC, Clang, and MSVC — using conditional compilation (#if defined(_MSC_VER)) to handle the differences:</w:t>
      </w:r>
    </w:p>
    <w:p w14:paraId="351BDCB8" w14:textId="77777777" w:rsidR="00F9382B" w:rsidRPr="00F9382B" w:rsidRDefault="00F9382B" w:rsidP="002F0099">
      <w:pPr>
        <w:numPr>
          <w:ilvl w:val="0"/>
          <w:numId w:val="1"/>
        </w:numPr>
      </w:pPr>
      <w:r w:rsidRPr="00F9382B">
        <w:rPr>
          <w:b/>
          <w:bCs/>
        </w:rPr>
        <w:t>MSVC path</w:t>
      </w:r>
      <w:r w:rsidRPr="00F9382B">
        <w:t xml:space="preserve"> uses &lt;intrin.h&gt;, __cpuid, __cpuidex</w:t>
      </w:r>
    </w:p>
    <w:p w14:paraId="08EF5B9C" w14:textId="77777777" w:rsidR="00F9382B" w:rsidRPr="00F9382B" w:rsidRDefault="00F9382B" w:rsidP="002F0099">
      <w:pPr>
        <w:numPr>
          <w:ilvl w:val="0"/>
          <w:numId w:val="1"/>
        </w:numPr>
      </w:pPr>
      <w:r w:rsidRPr="00F9382B">
        <w:rPr>
          <w:b/>
          <w:bCs/>
        </w:rPr>
        <w:t>GCC / Clang path</w:t>
      </w:r>
      <w:r w:rsidRPr="00F9382B">
        <w:t xml:space="preserve"> uses &lt;cpuid.h&gt;, __get_cpuid, __get_cpuid_count</w:t>
      </w:r>
    </w:p>
    <w:p w14:paraId="619A1E33" w14:textId="77777777" w:rsidR="00F9382B" w:rsidRPr="00F9382B" w:rsidRDefault="00F9382B" w:rsidP="00F9382B">
      <w:r w:rsidRPr="00F9382B">
        <w:t xml:space="preserve">The rest of the code (RDSEED intrinsics via &lt;immintrin.h&gt;, _mm_pause, memcpy, etc.) is supported by all three. So it is </w:t>
      </w:r>
      <w:r w:rsidRPr="00F9382B">
        <w:rPr>
          <w:b/>
          <w:bCs/>
        </w:rPr>
        <w:t>standard x86_64 C with Python C API</w:t>
      </w:r>
      <w:r w:rsidRPr="00F9382B">
        <w:t xml:space="preserve"> — not anything Python-specific in terms of syntax. The PyObject, PyArg_ParseTuple etc. are just the Python embedding library being used as a framework.</w:t>
      </w:r>
    </w:p>
    <w:p w14:paraId="70858302" w14:textId="77777777" w:rsidR="00F9382B" w:rsidRPr="00F9382B" w:rsidRDefault="00F9382B" w:rsidP="00F9382B">
      <w:r w:rsidRPr="00F9382B">
        <w:pict w14:anchorId="720D4367">
          <v:rect id="_x0000_i2121" style="width:0;height:1.5pt" o:hralign="center" o:hrstd="t" o:hr="t" fillcolor="#a0a0a0" stroked="f"/>
        </w:pict>
      </w:r>
    </w:p>
    <w:p w14:paraId="4CFFE6ED" w14:textId="77777777" w:rsidR="00F9382B" w:rsidRPr="00F9382B" w:rsidRDefault="00F9382B" w:rsidP="00F9382B">
      <w:pPr>
        <w:rPr>
          <w:b/>
          <w:bCs/>
        </w:rPr>
      </w:pPr>
      <w:r w:rsidRPr="00F9382B">
        <w:rPr>
          <w:b/>
          <w:bCs/>
        </w:rPr>
        <w:t>Your Observation About the First #if Block</w:t>
      </w:r>
    </w:p>
    <w:p w14:paraId="104AEE0A" w14:textId="77777777" w:rsidR="00F9382B" w:rsidRPr="00F9382B" w:rsidRDefault="00F9382B" w:rsidP="00F9382B">
      <w:r w:rsidRPr="00F9382B">
        <w:t>You're right to notice this, and it's actually a very deliberate and correct pattern — not a bug. Let me explain what's happening:</w:t>
      </w:r>
    </w:p>
    <w:p w14:paraId="259AA43D" w14:textId="77777777" w:rsidR="00F9382B" w:rsidRPr="00F9382B" w:rsidRDefault="00F9382B" w:rsidP="00F9382B">
      <w:r w:rsidRPr="00F9382B">
        <w:t>c</w:t>
      </w:r>
    </w:p>
    <w:p w14:paraId="389B9140" w14:textId="77777777" w:rsidR="00F9382B" w:rsidRPr="00F9382B" w:rsidRDefault="00F9382B" w:rsidP="00F9382B">
      <w:r w:rsidRPr="00F9382B">
        <w:t>#if defined(_MSC_VER)</w:t>
      </w:r>
    </w:p>
    <w:p w14:paraId="43201CF7" w14:textId="77777777" w:rsidR="00F9382B" w:rsidRPr="00F9382B" w:rsidRDefault="00F9382B" w:rsidP="00F9382B">
      <w:r w:rsidRPr="00F9382B">
        <w:t xml:space="preserve">  #include &lt;intrin.h&gt;</w:t>
      </w:r>
    </w:p>
    <w:p w14:paraId="42040BF8" w14:textId="77777777" w:rsidR="00F9382B" w:rsidRPr="00F9382B" w:rsidRDefault="00F9382B" w:rsidP="00F9382B"/>
    <w:p w14:paraId="304BF393" w14:textId="77777777" w:rsidR="00F9382B" w:rsidRPr="00F9382B" w:rsidRDefault="00F9382B" w:rsidP="00F9382B">
      <w:r w:rsidRPr="00F9382B">
        <w:t xml:space="preserve">  static int cpuid_has_rdseed(void) { ... }</w:t>
      </w:r>
    </w:p>
    <w:p w14:paraId="6CCC1701" w14:textId="77777777" w:rsidR="00F9382B" w:rsidRPr="00F9382B" w:rsidRDefault="00F9382B" w:rsidP="00F9382B">
      <w:r w:rsidRPr="00F9382B">
        <w:t xml:space="preserve">  static int is_zen5_affected(void)  { ... }</w:t>
      </w:r>
    </w:p>
    <w:p w14:paraId="6C9B81F0" w14:textId="77777777" w:rsidR="00F9382B" w:rsidRPr="00F9382B" w:rsidRDefault="00F9382B" w:rsidP="00F9382B"/>
    <w:p w14:paraId="24D4C8B4" w14:textId="77777777" w:rsidR="00F9382B" w:rsidRPr="00F9382B" w:rsidRDefault="00F9382B" w:rsidP="00F9382B">
      <w:r w:rsidRPr="00F9382B">
        <w:t>#else</w:t>
      </w:r>
    </w:p>
    <w:p w14:paraId="12246641" w14:textId="77777777" w:rsidR="00F9382B" w:rsidRPr="00F9382B" w:rsidRDefault="00F9382B" w:rsidP="00F9382B">
      <w:r w:rsidRPr="00F9382B">
        <w:t xml:space="preserve">  #include &lt;cpuid.h&gt;</w:t>
      </w:r>
    </w:p>
    <w:p w14:paraId="19737C52" w14:textId="77777777" w:rsidR="00F9382B" w:rsidRPr="00F9382B" w:rsidRDefault="00F9382B" w:rsidP="00F9382B"/>
    <w:p w14:paraId="7E750BCF" w14:textId="77777777" w:rsidR="00F9382B" w:rsidRPr="00F9382B" w:rsidRDefault="00F9382B" w:rsidP="00F9382B">
      <w:r w:rsidRPr="00F9382B">
        <w:t xml:space="preserve">  static int cpuid_has_rdseed(void) { ... }</w:t>
      </w:r>
    </w:p>
    <w:p w14:paraId="6B5302FA" w14:textId="77777777" w:rsidR="00F9382B" w:rsidRPr="00F9382B" w:rsidRDefault="00F9382B" w:rsidP="00F9382B">
      <w:r w:rsidRPr="00F9382B">
        <w:t xml:space="preserve">  static int is_zen5_affected(void)  { ... }</w:t>
      </w:r>
    </w:p>
    <w:p w14:paraId="6AA6178B" w14:textId="77777777" w:rsidR="00F9382B" w:rsidRPr="00F9382B" w:rsidRDefault="00F9382B" w:rsidP="00F9382B"/>
    <w:p w14:paraId="00E230E7" w14:textId="77777777" w:rsidR="00F9382B" w:rsidRPr="00F9382B" w:rsidRDefault="00F9382B" w:rsidP="00F9382B">
      <w:r w:rsidRPr="00F9382B">
        <w:t>#endif</w:t>
      </w:r>
    </w:p>
    <w:p w14:paraId="007AB5A2" w14:textId="77777777" w:rsidR="00F9382B" w:rsidRPr="00F9382B" w:rsidRDefault="00F9382B" w:rsidP="00F9382B">
      <w:r w:rsidRPr="00F9382B">
        <w:t xml:space="preserve">The #include directives </w:t>
      </w:r>
      <w:r w:rsidRPr="00F9382B">
        <w:rPr>
          <w:b/>
          <w:bCs/>
        </w:rPr>
        <w:t>inside</w:t>
      </w:r>
      <w:r w:rsidRPr="00F9382B">
        <w:t xml:space="preserve"> the #if block are intentional because:</w:t>
      </w:r>
    </w:p>
    <w:p w14:paraId="7E96C5AA" w14:textId="77777777" w:rsidR="00F9382B" w:rsidRPr="00F9382B" w:rsidRDefault="00F9382B" w:rsidP="002F0099">
      <w:pPr>
        <w:numPr>
          <w:ilvl w:val="0"/>
          <w:numId w:val="2"/>
        </w:numPr>
      </w:pPr>
      <w:r w:rsidRPr="00F9382B">
        <w:lastRenderedPageBreak/>
        <w:t xml:space="preserve">&lt;intrin.h&gt; is a </w:t>
      </w:r>
      <w:r w:rsidRPr="00F9382B">
        <w:rPr>
          <w:b/>
          <w:bCs/>
        </w:rPr>
        <w:t>MSVC-only header</w:t>
      </w:r>
      <w:r w:rsidRPr="00F9382B">
        <w:t xml:space="preserve"> — it doesn't exist on GCC/Clang systems. If you put it at the top unconditionally, compilation breaks on Linux/Mac.</w:t>
      </w:r>
    </w:p>
    <w:p w14:paraId="792A10D6" w14:textId="77777777" w:rsidR="00F9382B" w:rsidRPr="00F9382B" w:rsidRDefault="00F9382B" w:rsidP="002F0099">
      <w:pPr>
        <w:numPr>
          <w:ilvl w:val="0"/>
          <w:numId w:val="2"/>
        </w:numPr>
      </w:pPr>
      <w:r w:rsidRPr="00F9382B">
        <w:t xml:space="preserve">&lt;cpuid.h&gt; is a </w:t>
      </w:r>
      <w:r w:rsidRPr="00F9382B">
        <w:rPr>
          <w:b/>
          <w:bCs/>
        </w:rPr>
        <w:t>GCC/Clang-only header</w:t>
      </w:r>
      <w:r w:rsidRPr="00F9382B">
        <w:t xml:space="preserve"> — MSVC doesn't have it.</w:t>
      </w:r>
    </w:p>
    <w:p w14:paraId="5DD4DFFF" w14:textId="77777777" w:rsidR="00F9382B" w:rsidRPr="00F9382B" w:rsidRDefault="00F9382B" w:rsidP="00F9382B">
      <w:r w:rsidRPr="00F9382B">
        <w:t xml:space="preserve">So each include is deliberately scoped to the compiler that supports it. This is standard practice for cross-platform C code. The function </w:t>
      </w:r>
      <w:r w:rsidRPr="00F9382B">
        <w:rPr>
          <w:i/>
          <w:iCs/>
        </w:rPr>
        <w:t>definitions</w:t>
      </w:r>
      <w:r w:rsidRPr="00F9382B">
        <w:t xml:space="preserve"> follow right after their required headers, which is also clean — it keeps the MSVC implementation and GCC implementation visually separated and self-contained.</w:t>
      </w:r>
    </w:p>
    <w:p w14:paraId="4AA21606" w14:textId="77777777" w:rsidR="00F9382B" w:rsidRPr="00F9382B" w:rsidRDefault="00F9382B" w:rsidP="00F9382B">
      <w:r w:rsidRPr="00F9382B">
        <w:t xml:space="preserve">What </w:t>
      </w:r>
      <w:r w:rsidRPr="00F9382B">
        <w:rPr>
          <w:b/>
          <w:bCs/>
        </w:rPr>
        <w:t>is</w:t>
      </w:r>
      <w:r w:rsidRPr="00F9382B">
        <w:t xml:space="preserve"> unconventional (mildly) is defining the function bodies inside the #if block rather than just the headers. Typically you might see:</w:t>
      </w:r>
    </w:p>
    <w:p w14:paraId="4733BC98" w14:textId="77777777" w:rsidR="00F9382B" w:rsidRPr="00F9382B" w:rsidRDefault="00F9382B" w:rsidP="00F9382B">
      <w:r w:rsidRPr="00F9382B">
        <w:t>c</w:t>
      </w:r>
    </w:p>
    <w:p w14:paraId="26D6F9F3" w14:textId="77777777" w:rsidR="00F9382B" w:rsidRPr="00F9382B" w:rsidRDefault="00F9382B" w:rsidP="00F9382B">
      <w:r w:rsidRPr="00F9382B">
        <w:t>// declarations on top</w:t>
      </w:r>
    </w:p>
    <w:p w14:paraId="203F93E1" w14:textId="77777777" w:rsidR="00F9382B" w:rsidRPr="00F9382B" w:rsidRDefault="00F9382B" w:rsidP="00F9382B">
      <w:r w:rsidRPr="00F9382B">
        <w:t>static int cpuid_has_rdseed(void);</w:t>
      </w:r>
    </w:p>
    <w:p w14:paraId="4218E5D8" w14:textId="77777777" w:rsidR="00F9382B" w:rsidRPr="00F9382B" w:rsidRDefault="00F9382B" w:rsidP="00F9382B"/>
    <w:p w14:paraId="503677C5" w14:textId="77777777" w:rsidR="00F9382B" w:rsidRPr="00F9382B" w:rsidRDefault="00F9382B" w:rsidP="00F9382B">
      <w:r w:rsidRPr="00F9382B">
        <w:t>// implementations inside #if</w:t>
      </w:r>
    </w:p>
    <w:p w14:paraId="549D9469" w14:textId="77777777" w:rsidR="00F9382B" w:rsidRPr="00F9382B" w:rsidRDefault="00F9382B" w:rsidP="00F9382B">
      <w:r w:rsidRPr="00F9382B">
        <w:t>But since these are static functions (internal linkage, not exported), defining them inline inside the #if is perfectly valid and arguably cleaner here — there's no forward declaration needed.</w:t>
      </w:r>
    </w:p>
    <w:p w14:paraId="3C5363CD" w14:textId="77777777" w:rsidR="00F9382B" w:rsidRPr="00F9382B" w:rsidRDefault="00F9382B" w:rsidP="00F9382B">
      <w:r w:rsidRPr="00F9382B">
        <w:pict w14:anchorId="01DFB9BD">
          <v:rect id="_x0000_i2122" style="width:0;height:1.5pt" o:hralign="center" o:hrstd="t" o:hr="t" fillcolor="#a0a0a0" stroked="f"/>
        </w:pict>
      </w:r>
    </w:p>
    <w:p w14:paraId="66287946" w14:textId="77777777" w:rsidR="00F9382B" w:rsidRPr="00F9382B" w:rsidRDefault="00F9382B" w:rsidP="00F9382B">
      <w:r w:rsidRPr="00F9382B">
        <w:rPr>
          <w:b/>
          <w:bCs/>
        </w:rPr>
        <w:t>Summary:</w:t>
      </w:r>
      <w:r w:rsidRPr="00F9382B">
        <w:t xml:space="preserve"> The #include inside the #if is not a mistake — it's the correct cross-platform pattern. The code is intentionally structured that way.</w:t>
      </w:r>
    </w:p>
    <w:p w14:paraId="39C16F69" w14:textId="77777777" w:rsidR="00F9382B" w:rsidRPr="00F9382B" w:rsidRDefault="00F9382B" w:rsidP="00F9382B">
      <w:r w:rsidRPr="00F9382B">
        <w:t>Would you like me to continue the analysis looking for actual bugs, redundancies, or logic issues?</w:t>
      </w:r>
    </w:p>
    <w:p w14:paraId="4CDBE815" w14:textId="77777777" w:rsidR="00F9382B" w:rsidRPr="00F9382B" w:rsidRDefault="00F9382B" w:rsidP="00F9382B">
      <w:r w:rsidRPr="00F9382B">
        <w:t>But do you think: including logic for inline assembly with rdseed instructions and registers (some references I find here (not elsewhere in the code), at least for non msvc scenario - like msys, linux (because they support inline assembly inside C code and can be successfully compiled using gcc / clang) will make code more efficient.</w:t>
      </w:r>
    </w:p>
    <w:p w14:paraId="2B635EC6" w14:textId="77777777" w:rsidR="00F9382B" w:rsidRPr="00F9382B" w:rsidRDefault="00F9382B" w:rsidP="00F9382B">
      <w:r w:rsidRPr="00F9382B">
        <w:t>Also even for windows with clang in path, can rdstep64 be altogether done away with (no msvc to be used) and entire code rely on in line assembly?</w:t>
      </w:r>
    </w:p>
    <w:p w14:paraId="1E37900C" w14:textId="77777777" w:rsidR="00F9382B" w:rsidRPr="00F9382B" w:rsidRDefault="00F9382B" w:rsidP="00F9382B">
      <w:r w:rsidRPr="00F9382B">
        <w:t>Part of the code where I find reference to assembler registers:</w:t>
      </w:r>
    </w:p>
    <w:p w14:paraId="549DE616" w14:textId="77777777" w:rsidR="00F9382B" w:rsidRPr="00F9382B" w:rsidRDefault="00F9382B" w:rsidP="00F9382B">
      <w:r w:rsidRPr="00F9382B">
        <w:t>#if defined(_MSC_VER) #include &lt;intrin.h&gt; static int cpuid_has_rdseed(void) { int info[4]; __cpuidex(info, 7, 0); return (info[1] &amp; (1 &lt;&lt; 18)) != 0; // EBX bit 18 } static int is_zen5_affected(void) { int info[4]; __cpuid(info, 1); int family = ((info[0] &gt;&gt; 8) &amp; 0xF) + ((info[0] &gt;&gt; 20) &amp; 0xFF); return (family == 0x1A); // AMD Zen 5 family }</w:t>
      </w:r>
    </w:p>
    <w:p w14:paraId="4890D001" w14:textId="77777777" w:rsidR="00F9382B" w:rsidRPr="00F9382B" w:rsidRDefault="00F9382B" w:rsidP="00F9382B">
      <w:r w:rsidRPr="00F9382B">
        <w:t>Show less</w:t>
      </w:r>
    </w:p>
    <w:p w14:paraId="7688936C" w14:textId="77777777" w:rsidR="00F9382B" w:rsidRPr="00F9382B" w:rsidRDefault="00F9382B" w:rsidP="00F9382B">
      <w:r w:rsidRPr="00F9382B">
        <w:t>Great observation. Let me break this down carefully.</w:t>
      </w:r>
    </w:p>
    <w:p w14:paraId="708C8700" w14:textId="77777777" w:rsidR="00F9382B" w:rsidRPr="00F9382B" w:rsidRDefault="00F9382B" w:rsidP="00F9382B">
      <w:r w:rsidRPr="00F9382B">
        <w:pict w14:anchorId="7EE529C0">
          <v:rect id="_x0000_i2123" style="width:0;height:1.5pt" o:hralign="center" o:hrstd="t" o:hr="t" fillcolor="#a0a0a0" stroked="f"/>
        </w:pict>
      </w:r>
    </w:p>
    <w:p w14:paraId="5A23F313" w14:textId="77777777" w:rsidR="00F9382B" w:rsidRPr="00F9382B" w:rsidRDefault="00F9382B" w:rsidP="00F9382B">
      <w:pPr>
        <w:rPr>
          <w:b/>
          <w:bCs/>
        </w:rPr>
      </w:pPr>
      <w:r w:rsidRPr="00F9382B">
        <w:rPr>
          <w:b/>
          <w:bCs/>
        </w:rPr>
        <w:t>Where You're Seeing "Register References"</w:t>
      </w:r>
    </w:p>
    <w:p w14:paraId="30310548" w14:textId="77777777" w:rsidR="00F9382B" w:rsidRPr="00F9382B" w:rsidRDefault="00F9382B" w:rsidP="00F9382B">
      <w:r w:rsidRPr="00F9382B">
        <w:t xml:space="preserve">The comments // EBX bit 18 and the bit-shifting on info[0] are </w:t>
      </w:r>
      <w:r w:rsidRPr="00F9382B">
        <w:rPr>
          <w:b/>
          <w:bCs/>
        </w:rPr>
        <w:t>not inline assembly</w:t>
      </w:r>
      <w:r w:rsidRPr="00F9382B">
        <w:t xml:space="preserve"> — they're just C array indexing where:</w:t>
      </w:r>
    </w:p>
    <w:p w14:paraId="63A46BC7" w14:textId="77777777" w:rsidR="00F9382B" w:rsidRPr="00F9382B" w:rsidRDefault="00F9382B" w:rsidP="00F9382B">
      <w:r w:rsidRPr="00F9382B">
        <w:t>info[0] = EAX</w:t>
      </w:r>
    </w:p>
    <w:p w14:paraId="35C79C37" w14:textId="77777777" w:rsidR="00F9382B" w:rsidRPr="00F9382B" w:rsidRDefault="00F9382B" w:rsidP="00F9382B">
      <w:r w:rsidRPr="00F9382B">
        <w:t>info[1] = EBX</w:t>
      </w:r>
    </w:p>
    <w:p w14:paraId="45C0CB89" w14:textId="77777777" w:rsidR="00F9382B" w:rsidRPr="00F9382B" w:rsidRDefault="00F9382B" w:rsidP="00F9382B">
      <w:r w:rsidRPr="00F9382B">
        <w:t>info[2] = ECX</w:t>
      </w:r>
    </w:p>
    <w:p w14:paraId="104D33A5" w14:textId="77777777" w:rsidR="00F9382B" w:rsidRPr="00F9382B" w:rsidRDefault="00F9382B" w:rsidP="00F9382B">
      <w:r w:rsidRPr="00F9382B">
        <w:t>info[3] = EDX</w:t>
      </w:r>
    </w:p>
    <w:p w14:paraId="7CC2F17E" w14:textId="77777777" w:rsidR="00F9382B" w:rsidRPr="00F9382B" w:rsidRDefault="00F9382B" w:rsidP="00F9382B">
      <w:r w:rsidRPr="00F9382B">
        <w:lastRenderedPageBreak/>
        <w:t xml:space="preserve">MSVC's __cpuidex fills that array from CPU registers internally. The code is </w:t>
      </w:r>
      <w:r w:rsidRPr="00F9382B">
        <w:rPr>
          <w:b/>
          <w:bCs/>
        </w:rPr>
        <w:t>referencing register semantics in comments only</w:t>
      </w:r>
      <w:r w:rsidRPr="00F9382B">
        <w:t xml:space="preserve"> — no actual assembly syntax is present.</w:t>
      </w:r>
    </w:p>
    <w:p w14:paraId="5DB76396" w14:textId="77777777" w:rsidR="00F9382B" w:rsidRPr="00F9382B" w:rsidRDefault="00F9382B" w:rsidP="00F9382B">
      <w:r w:rsidRPr="00F9382B">
        <w:pict w14:anchorId="387F9D65">
          <v:rect id="_x0000_i2124" style="width:0;height:1.5pt" o:hralign="center" o:hrstd="t" o:hr="t" fillcolor="#a0a0a0" stroked="f"/>
        </w:pict>
      </w:r>
    </w:p>
    <w:p w14:paraId="5F745239" w14:textId="77777777" w:rsidR="00F9382B" w:rsidRPr="00F9382B" w:rsidRDefault="00F9382B" w:rsidP="00F9382B">
      <w:pPr>
        <w:rPr>
          <w:b/>
          <w:bCs/>
        </w:rPr>
      </w:pPr>
      <w:r w:rsidRPr="00F9382B">
        <w:rPr>
          <w:b/>
          <w:bCs/>
        </w:rPr>
        <w:t>Your Core Question: Replace Intrinsics With Inline Assembly?</w:t>
      </w:r>
    </w:p>
    <w:p w14:paraId="0C8341A8" w14:textId="77777777" w:rsidR="00F9382B" w:rsidRPr="00F9382B" w:rsidRDefault="00F9382B" w:rsidP="00F9382B">
      <w:pPr>
        <w:rPr>
          <w:b/>
          <w:bCs/>
        </w:rPr>
      </w:pPr>
      <w:r w:rsidRPr="00F9382B">
        <w:rPr>
          <w:b/>
          <w:bCs/>
        </w:rPr>
        <w:t>For GCC/Clang (Linux, MSYS2, MinGW on Windows)</w:t>
      </w:r>
    </w:p>
    <w:p w14:paraId="227A818E" w14:textId="77777777" w:rsidR="00F9382B" w:rsidRPr="00F9382B" w:rsidRDefault="00F9382B" w:rsidP="00F9382B">
      <w:r w:rsidRPr="00F9382B">
        <w:t>Yes, absolutely possible and arguably more transparent. Here's what the inline asm equivalents would look like:</w:t>
      </w:r>
    </w:p>
    <w:p w14:paraId="50C8EEEA" w14:textId="77777777" w:rsidR="00F9382B" w:rsidRPr="00F9382B" w:rsidRDefault="00F9382B" w:rsidP="00F9382B">
      <w:r w:rsidRPr="00F9382B">
        <w:rPr>
          <w:b/>
          <w:bCs/>
        </w:rPr>
        <w:t>CPUID check (replacing __get_cpuid_count):</w:t>
      </w:r>
    </w:p>
    <w:p w14:paraId="4782680A" w14:textId="77777777" w:rsidR="00F9382B" w:rsidRPr="00F9382B" w:rsidRDefault="00F9382B" w:rsidP="00F9382B">
      <w:r w:rsidRPr="00F9382B">
        <w:t>c</w:t>
      </w:r>
    </w:p>
    <w:p w14:paraId="70DE2A16" w14:textId="77777777" w:rsidR="00F9382B" w:rsidRPr="00F9382B" w:rsidRDefault="00F9382B" w:rsidP="00F9382B">
      <w:r w:rsidRPr="00F9382B">
        <w:t>static int cpuid_has_rdseed(void) {</w:t>
      </w:r>
    </w:p>
    <w:p w14:paraId="160181C2" w14:textId="77777777" w:rsidR="00F9382B" w:rsidRPr="00F9382B" w:rsidRDefault="00F9382B" w:rsidP="00F9382B">
      <w:r w:rsidRPr="00F9382B">
        <w:t xml:space="preserve">    unsigned int ebx;</w:t>
      </w:r>
    </w:p>
    <w:p w14:paraId="52DBBB61" w14:textId="77777777" w:rsidR="00F9382B" w:rsidRPr="00F9382B" w:rsidRDefault="00F9382B" w:rsidP="00F9382B">
      <w:r w:rsidRPr="00F9382B">
        <w:t xml:space="preserve">    __asm__ volatile (</w:t>
      </w:r>
    </w:p>
    <w:p w14:paraId="52B05227" w14:textId="77777777" w:rsidR="00F9382B" w:rsidRPr="00F9382B" w:rsidRDefault="00F9382B" w:rsidP="00F9382B">
      <w:r w:rsidRPr="00F9382B">
        <w:t xml:space="preserve">        "cpuid"</w:t>
      </w:r>
    </w:p>
    <w:p w14:paraId="514C7ACF" w14:textId="77777777" w:rsidR="00F9382B" w:rsidRPr="00F9382B" w:rsidRDefault="00F9382B" w:rsidP="00F9382B">
      <w:r w:rsidRPr="00F9382B">
        <w:t xml:space="preserve">        : "=b"(ebx)           // output: EBX → ebx</w:t>
      </w:r>
    </w:p>
    <w:p w14:paraId="7E102C77" w14:textId="77777777" w:rsidR="00F9382B" w:rsidRPr="00F9382B" w:rsidRDefault="00F9382B" w:rsidP="00F9382B">
      <w:r w:rsidRPr="00F9382B">
        <w:t xml:space="preserve">        : "a"(7), "c"(0)      // input:  EAX=7, ECX=0</w:t>
      </w:r>
    </w:p>
    <w:p w14:paraId="4D86C631" w14:textId="77777777" w:rsidR="00F9382B" w:rsidRPr="00F9382B" w:rsidRDefault="00F9382B" w:rsidP="00F9382B">
      <w:r w:rsidRPr="00F9382B">
        <w:t xml:space="preserve">        : "edx"               // clobber</w:t>
      </w:r>
    </w:p>
    <w:p w14:paraId="466E3478" w14:textId="77777777" w:rsidR="00F9382B" w:rsidRPr="00F9382B" w:rsidRDefault="00F9382B" w:rsidP="00F9382B">
      <w:r w:rsidRPr="00F9382B">
        <w:t xml:space="preserve">    );</w:t>
      </w:r>
    </w:p>
    <w:p w14:paraId="0CDFC44D" w14:textId="77777777" w:rsidR="00F9382B" w:rsidRPr="00F9382B" w:rsidRDefault="00F9382B" w:rsidP="00F9382B">
      <w:r w:rsidRPr="00F9382B">
        <w:t xml:space="preserve">    return (ebx &amp; (1 &lt;&lt; 18)) != 0;  // bit 18 = RDSEED support</w:t>
      </w:r>
    </w:p>
    <w:p w14:paraId="7F7A763E" w14:textId="77777777" w:rsidR="00F9382B" w:rsidRPr="00F9382B" w:rsidRDefault="00F9382B" w:rsidP="00F9382B">
      <w:r w:rsidRPr="00F9382B">
        <w:t>}</w:t>
      </w:r>
    </w:p>
    <w:p w14:paraId="1817122D" w14:textId="77777777" w:rsidR="00F9382B" w:rsidRPr="00F9382B" w:rsidRDefault="00F9382B" w:rsidP="00F9382B">
      <w:r w:rsidRPr="00F9382B">
        <w:rPr>
          <w:b/>
          <w:bCs/>
        </w:rPr>
        <w:t>RDSEED itself (replacing _rdseed64_step):</w:t>
      </w:r>
    </w:p>
    <w:p w14:paraId="48210052" w14:textId="77777777" w:rsidR="00F9382B" w:rsidRPr="00F9382B" w:rsidRDefault="00F9382B" w:rsidP="00F9382B">
      <w:r w:rsidRPr="00F9382B">
        <w:t>c</w:t>
      </w:r>
    </w:p>
    <w:p w14:paraId="35161791" w14:textId="77777777" w:rsidR="00F9382B" w:rsidRPr="00F9382B" w:rsidRDefault="00F9382B" w:rsidP="00F9382B">
      <w:r w:rsidRPr="00F9382B">
        <w:t>static int rdseed64(unsigned long long *val) {</w:t>
      </w:r>
    </w:p>
    <w:p w14:paraId="2B92DDFC" w14:textId="77777777" w:rsidR="00F9382B" w:rsidRPr="00F9382B" w:rsidRDefault="00F9382B" w:rsidP="00F9382B">
      <w:r w:rsidRPr="00F9382B">
        <w:t xml:space="preserve">    unsigned char ok;</w:t>
      </w:r>
    </w:p>
    <w:p w14:paraId="3C5ACAE3" w14:textId="77777777" w:rsidR="00F9382B" w:rsidRPr="00F9382B" w:rsidRDefault="00F9382B" w:rsidP="00F9382B">
      <w:r w:rsidRPr="00F9382B">
        <w:t xml:space="preserve">    __asm__ volatile (</w:t>
      </w:r>
    </w:p>
    <w:p w14:paraId="0226451A" w14:textId="77777777" w:rsidR="00F9382B" w:rsidRPr="00F9382B" w:rsidRDefault="00F9382B" w:rsidP="00F9382B">
      <w:r w:rsidRPr="00F9382B">
        <w:t xml:space="preserve">        "rdseed %0\n\t"</w:t>
      </w:r>
    </w:p>
    <w:p w14:paraId="1135B9BC" w14:textId="77777777" w:rsidR="00F9382B" w:rsidRPr="00F9382B" w:rsidRDefault="00F9382B" w:rsidP="00F9382B">
      <w:r w:rsidRPr="00F9382B">
        <w:t xml:space="preserve">        "setc   %1"</w:t>
      </w:r>
    </w:p>
    <w:p w14:paraId="5523191F" w14:textId="77777777" w:rsidR="00F9382B" w:rsidRPr="00F9382B" w:rsidRDefault="00F9382B" w:rsidP="00F9382B">
      <w:r w:rsidRPr="00F9382B">
        <w:t xml:space="preserve">        : "=r"(*val), "=qm"(ok)   // outputs</w:t>
      </w:r>
    </w:p>
    <w:p w14:paraId="3E87911B" w14:textId="77777777" w:rsidR="00F9382B" w:rsidRPr="00F9382B" w:rsidRDefault="00F9382B" w:rsidP="00F9382B">
      <w:r w:rsidRPr="00F9382B">
        <w:t xml:space="preserve">        :                          // no inputs</w:t>
      </w:r>
    </w:p>
    <w:p w14:paraId="71D6804A" w14:textId="77777777" w:rsidR="00F9382B" w:rsidRPr="00F9382B" w:rsidRDefault="00F9382B" w:rsidP="00F9382B">
      <w:r w:rsidRPr="00F9382B">
        <w:t xml:space="preserve">        : "cc"                     // clobbers flags</w:t>
      </w:r>
    </w:p>
    <w:p w14:paraId="4D047BA9" w14:textId="77777777" w:rsidR="00F9382B" w:rsidRPr="00F9382B" w:rsidRDefault="00F9382B" w:rsidP="00F9382B">
      <w:r w:rsidRPr="00F9382B">
        <w:t xml:space="preserve">    );</w:t>
      </w:r>
    </w:p>
    <w:p w14:paraId="4008E813" w14:textId="77777777" w:rsidR="00F9382B" w:rsidRPr="00F9382B" w:rsidRDefault="00F9382B" w:rsidP="00F9382B">
      <w:r w:rsidRPr="00F9382B">
        <w:t xml:space="preserve">    return (int)ok;   // 1 = success, 0 = failed</w:t>
      </w:r>
    </w:p>
    <w:p w14:paraId="30BBE709" w14:textId="77777777" w:rsidR="00F9382B" w:rsidRPr="00F9382B" w:rsidRDefault="00F9382B" w:rsidP="00F9382B">
      <w:r w:rsidRPr="00F9382B">
        <w:t>}</w:t>
      </w:r>
    </w:p>
    <w:p w14:paraId="339B1EB6" w14:textId="77777777" w:rsidR="00F9382B" w:rsidRPr="00F9382B" w:rsidRDefault="00F9382B" w:rsidP="00F9382B">
      <w:r w:rsidRPr="00F9382B">
        <w:t xml:space="preserve">This completely </w:t>
      </w:r>
      <w:r w:rsidRPr="00F9382B">
        <w:rPr>
          <w:b/>
          <w:bCs/>
        </w:rPr>
        <w:t>eliminates</w:t>
      </w:r>
      <w:r w:rsidRPr="00F9382B">
        <w:t xml:space="preserve"> &lt;immintrin.h&gt; and _rdseed64_step for GCC/Clang paths.</w:t>
      </w:r>
    </w:p>
    <w:p w14:paraId="60F5E8CF" w14:textId="77777777" w:rsidR="00F9382B" w:rsidRPr="00F9382B" w:rsidRDefault="00F9382B" w:rsidP="00F9382B">
      <w:r w:rsidRPr="00F9382B">
        <w:pict w14:anchorId="12C5F2CD">
          <v:rect id="_x0000_i2125" style="width:0;height:1.5pt" o:hralign="center" o:hrstd="t" o:hr="t" fillcolor="#a0a0a0" stroked="f"/>
        </w:pict>
      </w:r>
    </w:p>
    <w:p w14:paraId="54F12BFC" w14:textId="77777777" w:rsidR="00F9382B" w:rsidRPr="00F9382B" w:rsidRDefault="00F9382B" w:rsidP="00F9382B">
      <w:pPr>
        <w:rPr>
          <w:b/>
          <w:bCs/>
        </w:rPr>
      </w:pPr>
      <w:r w:rsidRPr="00F9382B">
        <w:rPr>
          <w:b/>
          <w:bCs/>
        </w:rPr>
        <w:t>For Clang on Windows (Without MSVC)</w:t>
      </w:r>
    </w:p>
    <w:p w14:paraId="433133C5" w14:textId="77777777" w:rsidR="00F9382B" w:rsidRPr="00F9382B" w:rsidRDefault="00F9382B" w:rsidP="00F9382B">
      <w:r w:rsidRPr="00F9382B">
        <w:t xml:space="preserve">Yes — Clang on Windows (whether standalone LLVM or via MSYS2) </w:t>
      </w:r>
      <w:r w:rsidRPr="00F9382B">
        <w:rPr>
          <w:b/>
          <w:bCs/>
        </w:rPr>
        <w:t>fully supports GCC-style inline assembly</w:t>
      </w:r>
      <w:r w:rsidRPr="00F9382B">
        <w:t xml:space="preserve"> (__asm__ volatile). So the same inline asm above works. You could restructure the entire #if block as:</w:t>
      </w:r>
    </w:p>
    <w:p w14:paraId="519BE282" w14:textId="77777777" w:rsidR="00F9382B" w:rsidRPr="00F9382B" w:rsidRDefault="00F9382B" w:rsidP="00F9382B">
      <w:r w:rsidRPr="00F9382B">
        <w:lastRenderedPageBreak/>
        <w:t>c</w:t>
      </w:r>
    </w:p>
    <w:p w14:paraId="644D7C2D" w14:textId="77777777" w:rsidR="00F9382B" w:rsidRPr="00F9382B" w:rsidRDefault="00F9382B" w:rsidP="00F9382B">
      <w:r w:rsidRPr="00F9382B">
        <w:t>#if defined(_MSC_VER) &amp;&amp; !defined(__clang__)</w:t>
      </w:r>
    </w:p>
    <w:p w14:paraId="0BA1BA38" w14:textId="77777777" w:rsidR="00F9382B" w:rsidRPr="00F9382B" w:rsidRDefault="00F9382B" w:rsidP="00F9382B">
      <w:r w:rsidRPr="00F9382B">
        <w:t xml:space="preserve">    // MSVC-only path: use __cpuidex, _rdseed64_step</w:t>
      </w:r>
    </w:p>
    <w:p w14:paraId="5671B116" w14:textId="77777777" w:rsidR="00F9382B" w:rsidRPr="00F9382B" w:rsidRDefault="00F9382B" w:rsidP="00F9382B">
      <w:r w:rsidRPr="00F9382B">
        <w:t>#else</w:t>
      </w:r>
    </w:p>
    <w:p w14:paraId="62A3826A" w14:textId="77777777" w:rsidR="00F9382B" w:rsidRPr="00F9382B" w:rsidRDefault="00F9382B" w:rsidP="00F9382B">
      <w:r w:rsidRPr="00F9382B">
        <w:t xml:space="preserve">    // GCC + Clang (Linux, MSYS2, MinGW, Clang-on-Windows)</w:t>
      </w:r>
    </w:p>
    <w:p w14:paraId="35CF0C27" w14:textId="77777777" w:rsidR="00F9382B" w:rsidRPr="00F9382B" w:rsidRDefault="00F9382B" w:rsidP="00F9382B">
      <w:r w:rsidRPr="00F9382B">
        <w:t xml:space="preserve">    // use inline asm</w:t>
      </w:r>
    </w:p>
    <w:p w14:paraId="6312005E" w14:textId="77777777" w:rsidR="00F9382B" w:rsidRPr="00F9382B" w:rsidRDefault="00F9382B" w:rsidP="00F9382B">
      <w:r w:rsidRPr="00F9382B">
        <w:t>#endif</w:t>
      </w:r>
    </w:p>
    <w:p w14:paraId="44A50BF0" w14:textId="77777777" w:rsidR="00F9382B" w:rsidRPr="00F9382B" w:rsidRDefault="00F9382B" w:rsidP="00F9382B">
      <w:r w:rsidRPr="00F9382B">
        <w:t xml:space="preserve">The key condition is !defined(__clang__) — because Clang defines both __clang__ </w:t>
      </w:r>
      <w:r w:rsidRPr="00F9382B">
        <w:rPr>
          <w:b/>
          <w:bCs/>
        </w:rPr>
        <w:t>and</w:t>
      </w:r>
      <w:r w:rsidRPr="00F9382B">
        <w:t xml:space="preserve"> sometimes _MSC_VER when targeting Windows MSVC ABI, so you need to explicitly exclude it from the MSVC path.</w:t>
      </w:r>
    </w:p>
    <w:p w14:paraId="0AC7BE59" w14:textId="77777777" w:rsidR="00F9382B" w:rsidRPr="00F9382B" w:rsidRDefault="00F9382B" w:rsidP="00F9382B">
      <w:r w:rsidRPr="00F9382B">
        <w:pict w14:anchorId="4F006469">
          <v:rect id="_x0000_i2126" style="width:0;height:1.5pt" o:hralign="center" o:hrstd="t" o:hr="t" fillcolor="#a0a0a0" stroked="f"/>
        </w:pict>
      </w:r>
    </w:p>
    <w:p w14:paraId="2BDE0CBD" w14:textId="77777777" w:rsidR="00F9382B" w:rsidRPr="00F9382B" w:rsidRDefault="00F9382B" w:rsidP="00F9382B">
      <w:pPr>
        <w:rPr>
          <w:b/>
          <w:bCs/>
        </w:rPr>
      </w:pPr>
      <w:r w:rsidRPr="00F9382B">
        <w:rPr>
          <w:b/>
          <w:bCs/>
        </w:rPr>
        <w:t>Would It Be More Efficient?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4249"/>
        <w:gridCol w:w="2958"/>
      </w:tblGrid>
      <w:tr w:rsidR="00F9382B" w:rsidRPr="00F9382B" w14:paraId="02990D08" w14:textId="77777777">
        <w:trPr>
          <w:tblHeader/>
          <w:tblCellSpacing w:w="15" w:type="dxa"/>
        </w:trPr>
        <w:tc>
          <w:tcPr>
            <w:tcW w:w="0" w:type="auto"/>
            <w:vAlign w:val="center"/>
            <w:hideMark/>
          </w:tcPr>
          <w:p w14:paraId="009B6F2D" w14:textId="77777777" w:rsidR="00F9382B" w:rsidRPr="00F9382B" w:rsidRDefault="00F9382B" w:rsidP="00F9382B">
            <w:pPr>
              <w:rPr>
                <w:b/>
                <w:bCs/>
              </w:rPr>
            </w:pPr>
            <w:r w:rsidRPr="00F9382B">
              <w:rPr>
                <w:b/>
                <w:bCs/>
              </w:rPr>
              <w:t>Aspect</w:t>
            </w:r>
          </w:p>
        </w:tc>
        <w:tc>
          <w:tcPr>
            <w:tcW w:w="0" w:type="auto"/>
            <w:vAlign w:val="center"/>
            <w:hideMark/>
          </w:tcPr>
          <w:p w14:paraId="6604D3E2" w14:textId="77777777" w:rsidR="00F9382B" w:rsidRPr="00F9382B" w:rsidRDefault="00F9382B" w:rsidP="00F9382B">
            <w:pPr>
              <w:rPr>
                <w:b/>
                <w:bCs/>
              </w:rPr>
            </w:pPr>
            <w:r w:rsidRPr="00F9382B">
              <w:rPr>
                <w:b/>
                <w:bCs/>
              </w:rPr>
              <w:t>Intrinsics (_rdseed64_step)</w:t>
            </w:r>
          </w:p>
        </w:tc>
        <w:tc>
          <w:tcPr>
            <w:tcW w:w="0" w:type="auto"/>
            <w:vAlign w:val="center"/>
            <w:hideMark/>
          </w:tcPr>
          <w:p w14:paraId="62416A54" w14:textId="77777777" w:rsidR="00F9382B" w:rsidRPr="00F9382B" w:rsidRDefault="00F9382B" w:rsidP="00F9382B">
            <w:pPr>
              <w:rPr>
                <w:b/>
                <w:bCs/>
              </w:rPr>
            </w:pPr>
            <w:r w:rsidRPr="00F9382B">
              <w:rPr>
                <w:b/>
                <w:bCs/>
              </w:rPr>
              <w:t>Inline ASM</w:t>
            </w:r>
          </w:p>
        </w:tc>
      </w:tr>
      <w:tr w:rsidR="00F9382B" w:rsidRPr="00F9382B" w14:paraId="04B2BFA7" w14:textId="77777777">
        <w:trPr>
          <w:tblCellSpacing w:w="15" w:type="dxa"/>
        </w:trPr>
        <w:tc>
          <w:tcPr>
            <w:tcW w:w="0" w:type="auto"/>
            <w:vAlign w:val="center"/>
            <w:hideMark/>
          </w:tcPr>
          <w:p w14:paraId="4495B0B1" w14:textId="77777777" w:rsidR="00F9382B" w:rsidRPr="00F9382B" w:rsidRDefault="00F9382B" w:rsidP="00F9382B">
            <w:r w:rsidRPr="00F9382B">
              <w:t>Binary output</w:t>
            </w:r>
          </w:p>
        </w:tc>
        <w:tc>
          <w:tcPr>
            <w:tcW w:w="0" w:type="auto"/>
            <w:vAlign w:val="center"/>
            <w:hideMark/>
          </w:tcPr>
          <w:p w14:paraId="3DA84667" w14:textId="77777777" w:rsidR="00F9382B" w:rsidRPr="00F9382B" w:rsidRDefault="00F9382B" w:rsidP="00F9382B">
            <w:r w:rsidRPr="00F9382B">
              <w:t>Identical — compiler emits same instruction</w:t>
            </w:r>
          </w:p>
        </w:tc>
        <w:tc>
          <w:tcPr>
            <w:tcW w:w="0" w:type="auto"/>
            <w:vAlign w:val="center"/>
            <w:hideMark/>
          </w:tcPr>
          <w:p w14:paraId="7BA1AE90" w14:textId="77777777" w:rsidR="00F9382B" w:rsidRPr="00F9382B" w:rsidRDefault="00F9382B" w:rsidP="00F9382B">
            <w:r w:rsidRPr="00F9382B">
              <w:t>Identical</w:t>
            </w:r>
          </w:p>
        </w:tc>
      </w:tr>
      <w:tr w:rsidR="00F9382B" w:rsidRPr="00F9382B" w14:paraId="1DC5645E" w14:textId="77777777">
        <w:trPr>
          <w:tblCellSpacing w:w="15" w:type="dxa"/>
        </w:trPr>
        <w:tc>
          <w:tcPr>
            <w:tcW w:w="0" w:type="auto"/>
            <w:vAlign w:val="center"/>
            <w:hideMark/>
          </w:tcPr>
          <w:p w14:paraId="586F2E87" w14:textId="77777777" w:rsidR="00F9382B" w:rsidRPr="00F9382B" w:rsidRDefault="00F9382B" w:rsidP="00F9382B">
            <w:r w:rsidRPr="00F9382B">
              <w:t>Overhead</w:t>
            </w:r>
          </w:p>
        </w:tc>
        <w:tc>
          <w:tcPr>
            <w:tcW w:w="0" w:type="auto"/>
            <w:vAlign w:val="center"/>
            <w:hideMark/>
          </w:tcPr>
          <w:p w14:paraId="3C58C81C" w14:textId="77777777" w:rsidR="00F9382B" w:rsidRPr="00F9382B" w:rsidRDefault="00F9382B" w:rsidP="00F9382B">
            <w:r w:rsidRPr="00F9382B">
              <w:t>Tiny function call wrapper</w:t>
            </w:r>
          </w:p>
        </w:tc>
        <w:tc>
          <w:tcPr>
            <w:tcW w:w="0" w:type="auto"/>
            <w:vAlign w:val="center"/>
            <w:hideMark/>
          </w:tcPr>
          <w:p w14:paraId="3501B68F" w14:textId="77777777" w:rsidR="00F9382B" w:rsidRPr="00F9382B" w:rsidRDefault="00F9382B" w:rsidP="00F9382B">
            <w:r w:rsidRPr="00F9382B">
              <w:t>Zero — direct instruction</w:t>
            </w:r>
          </w:p>
        </w:tc>
      </w:tr>
      <w:tr w:rsidR="00F9382B" w:rsidRPr="00F9382B" w14:paraId="6AC0B299" w14:textId="77777777">
        <w:trPr>
          <w:tblCellSpacing w:w="15" w:type="dxa"/>
        </w:trPr>
        <w:tc>
          <w:tcPr>
            <w:tcW w:w="0" w:type="auto"/>
            <w:vAlign w:val="center"/>
            <w:hideMark/>
          </w:tcPr>
          <w:p w14:paraId="38A82A83" w14:textId="77777777" w:rsidR="00F9382B" w:rsidRPr="00F9382B" w:rsidRDefault="00F9382B" w:rsidP="00F9382B">
            <w:r w:rsidRPr="00F9382B">
              <w:t>Transparency</w:t>
            </w:r>
          </w:p>
        </w:tc>
        <w:tc>
          <w:tcPr>
            <w:tcW w:w="0" w:type="auto"/>
            <w:vAlign w:val="center"/>
            <w:hideMark/>
          </w:tcPr>
          <w:p w14:paraId="2673BE8E" w14:textId="77777777" w:rsidR="00F9382B" w:rsidRPr="00F9382B" w:rsidRDefault="00F9382B" w:rsidP="00F9382B">
            <w:r w:rsidRPr="00F9382B">
              <w:t>You trust the intrinsic maps correctly</w:t>
            </w:r>
          </w:p>
        </w:tc>
        <w:tc>
          <w:tcPr>
            <w:tcW w:w="0" w:type="auto"/>
            <w:vAlign w:val="center"/>
            <w:hideMark/>
          </w:tcPr>
          <w:p w14:paraId="416214B1" w14:textId="77777777" w:rsidR="00F9382B" w:rsidRPr="00F9382B" w:rsidRDefault="00F9382B" w:rsidP="00F9382B">
            <w:r w:rsidRPr="00F9382B">
              <w:t>You see exactly what's emitted</w:t>
            </w:r>
          </w:p>
        </w:tc>
      </w:tr>
      <w:tr w:rsidR="00F9382B" w:rsidRPr="00F9382B" w14:paraId="3F6CEA0C" w14:textId="77777777">
        <w:trPr>
          <w:tblCellSpacing w:w="15" w:type="dxa"/>
        </w:trPr>
        <w:tc>
          <w:tcPr>
            <w:tcW w:w="0" w:type="auto"/>
            <w:vAlign w:val="center"/>
            <w:hideMark/>
          </w:tcPr>
          <w:p w14:paraId="7D9091C9" w14:textId="77777777" w:rsidR="00F9382B" w:rsidRPr="00F9382B" w:rsidRDefault="00F9382B" w:rsidP="00F9382B">
            <w:r w:rsidRPr="00F9382B">
              <w:t>Portability</w:t>
            </w:r>
          </w:p>
        </w:tc>
        <w:tc>
          <w:tcPr>
            <w:tcW w:w="0" w:type="auto"/>
            <w:vAlign w:val="center"/>
            <w:hideMark/>
          </w:tcPr>
          <w:p w14:paraId="2E35D60A" w14:textId="77777777" w:rsidR="00F9382B" w:rsidRPr="00F9382B" w:rsidRDefault="00F9382B" w:rsidP="00F9382B">
            <w:r w:rsidRPr="00F9382B">
              <w:t>Needs &lt;immintrin.h&gt;</w:t>
            </w:r>
          </w:p>
        </w:tc>
        <w:tc>
          <w:tcPr>
            <w:tcW w:w="0" w:type="auto"/>
            <w:vAlign w:val="center"/>
            <w:hideMark/>
          </w:tcPr>
          <w:p w14:paraId="62610796" w14:textId="77777777" w:rsidR="00F9382B" w:rsidRPr="00F9382B" w:rsidRDefault="00F9382B" w:rsidP="00F9382B">
            <w:r w:rsidRPr="00F9382B">
              <w:t>Pure compiler built-in syntax</w:t>
            </w:r>
          </w:p>
        </w:tc>
      </w:tr>
      <w:tr w:rsidR="00F9382B" w:rsidRPr="00F9382B" w14:paraId="770A23DB" w14:textId="77777777">
        <w:trPr>
          <w:tblCellSpacing w:w="15" w:type="dxa"/>
        </w:trPr>
        <w:tc>
          <w:tcPr>
            <w:tcW w:w="0" w:type="auto"/>
            <w:vAlign w:val="center"/>
            <w:hideMark/>
          </w:tcPr>
          <w:p w14:paraId="505B9F0E" w14:textId="77777777" w:rsidR="00F9382B" w:rsidRPr="00F9382B" w:rsidRDefault="00F9382B" w:rsidP="00F9382B">
            <w:r w:rsidRPr="00F9382B">
              <w:t>Debuggability</w:t>
            </w:r>
          </w:p>
        </w:tc>
        <w:tc>
          <w:tcPr>
            <w:tcW w:w="0" w:type="auto"/>
            <w:vAlign w:val="center"/>
            <w:hideMark/>
          </w:tcPr>
          <w:p w14:paraId="65F1CDFA" w14:textId="77777777" w:rsidR="00F9382B" w:rsidRPr="00F9382B" w:rsidRDefault="00F9382B" w:rsidP="00F9382B">
            <w:r w:rsidRPr="00F9382B">
              <w:t>Harder to inspect in disassembly</w:t>
            </w:r>
          </w:p>
        </w:tc>
        <w:tc>
          <w:tcPr>
            <w:tcW w:w="0" w:type="auto"/>
            <w:vAlign w:val="center"/>
            <w:hideMark/>
          </w:tcPr>
          <w:p w14:paraId="0877CD42" w14:textId="77777777" w:rsidR="00F9382B" w:rsidRPr="00F9382B" w:rsidRDefault="00F9382B" w:rsidP="00F9382B">
            <w:r w:rsidRPr="00F9382B">
              <w:t>Exactly what you wrote</w:t>
            </w:r>
          </w:p>
        </w:tc>
      </w:tr>
    </w:tbl>
    <w:p w14:paraId="5B0E8251" w14:textId="77777777" w:rsidR="00F9382B" w:rsidRPr="00F9382B" w:rsidRDefault="00F9382B" w:rsidP="00F9382B">
      <w:r w:rsidRPr="00F9382B">
        <w:t xml:space="preserve">For </w:t>
      </w:r>
      <w:r w:rsidRPr="00F9382B">
        <w:rPr>
          <w:b/>
          <w:bCs/>
        </w:rPr>
        <w:t>cpuid</w:t>
      </w:r>
      <w:r w:rsidRPr="00F9382B">
        <w:t xml:space="preserve"> — inline asm is genuinely cleaner because &lt;cpuid.h&gt;'s __get_cpuid_count has </w:t>
      </w:r>
      <w:hyperlink r:id="rId5" w:history="1">
        <w:r w:rsidRPr="00F9382B">
          <w:rPr>
            <w:rStyle w:val="Hyperlink"/>
          </w:rPr>
          <w:t>known edge cases and historical bugs</w:t>
        </w:r>
      </w:hyperlink>
      <w:r w:rsidRPr="00F9382B">
        <w:t xml:space="preserve"> on older GCC versions.</w:t>
      </w:r>
    </w:p>
    <w:p w14:paraId="56AA3DB5" w14:textId="77777777" w:rsidR="00F9382B" w:rsidRPr="00F9382B" w:rsidRDefault="00F9382B" w:rsidP="00F9382B">
      <w:r w:rsidRPr="00F9382B">
        <w:t xml:space="preserve">For </w:t>
      </w:r>
      <w:r w:rsidRPr="00F9382B">
        <w:rPr>
          <w:b/>
          <w:bCs/>
        </w:rPr>
        <w:t>rdseed</w:t>
      </w:r>
      <w:r w:rsidRPr="00F9382B">
        <w:t xml:space="preserve"> — the efficiency difference is essentially zero at runtime, but inline asm removes the dependency on &lt;immintrin.h&gt; entirely and makes the Zen 5 zero-return mitigation logic easier to reason about since you control the CF flag check directly via setc.</w:t>
      </w:r>
    </w:p>
    <w:p w14:paraId="5C0E3240" w14:textId="77777777" w:rsidR="00F9382B" w:rsidRPr="00F9382B" w:rsidRDefault="00F9382B" w:rsidP="00F9382B">
      <w:r w:rsidRPr="00F9382B">
        <w:pict w14:anchorId="5D18E3FD">
          <v:rect id="_x0000_i2127" style="width:0;height:1.5pt" o:hralign="center" o:hrstd="t" o:hr="t" fillcolor="#a0a0a0" stroked="f"/>
        </w:pict>
      </w:r>
    </w:p>
    <w:p w14:paraId="27AAB7DD" w14:textId="77777777" w:rsidR="00F9382B" w:rsidRPr="00F9382B" w:rsidRDefault="00F9382B" w:rsidP="00F9382B">
      <w:pPr>
        <w:rPr>
          <w:b/>
          <w:bCs/>
        </w:rPr>
      </w:pPr>
      <w:r w:rsidRPr="00F9382B">
        <w:rPr>
          <w:b/>
          <w:bCs/>
        </w:rPr>
        <w:t>Summary</w:t>
      </w:r>
    </w:p>
    <w:p w14:paraId="5B5C615D" w14:textId="77777777" w:rsidR="00F9382B" w:rsidRPr="00F9382B" w:rsidRDefault="00F9382B" w:rsidP="002F0099">
      <w:pPr>
        <w:numPr>
          <w:ilvl w:val="0"/>
          <w:numId w:val="3"/>
        </w:numPr>
      </w:pPr>
      <w:r w:rsidRPr="00F9382B">
        <w:t xml:space="preserve">The register references you saw are </w:t>
      </w:r>
      <w:r w:rsidRPr="00F9382B">
        <w:rPr>
          <w:b/>
          <w:bCs/>
        </w:rPr>
        <w:t>comment-level notation</w:t>
      </w:r>
      <w:r w:rsidRPr="00F9382B">
        <w:t>, not actual assembly</w:t>
      </w:r>
    </w:p>
    <w:p w14:paraId="021022F4" w14:textId="77777777" w:rsidR="00F9382B" w:rsidRPr="00F9382B" w:rsidRDefault="00F9382B" w:rsidP="002F0099">
      <w:pPr>
        <w:numPr>
          <w:ilvl w:val="0"/>
          <w:numId w:val="3"/>
        </w:numPr>
      </w:pPr>
      <w:r w:rsidRPr="00F9382B">
        <w:t xml:space="preserve">Inline asm is a </w:t>
      </w:r>
      <w:r w:rsidRPr="00F9382B">
        <w:rPr>
          <w:b/>
          <w:bCs/>
        </w:rPr>
        <w:t>valid and cleaner replacement</w:t>
      </w:r>
      <w:r w:rsidRPr="00F9382B">
        <w:t xml:space="preserve"> for both the CPUID and RDSEED paths on GCC/Clang</w:t>
      </w:r>
    </w:p>
    <w:p w14:paraId="401988E9" w14:textId="77777777" w:rsidR="00F9382B" w:rsidRPr="00F9382B" w:rsidRDefault="00F9382B" w:rsidP="002F0099">
      <w:pPr>
        <w:numPr>
          <w:ilvl w:val="0"/>
          <w:numId w:val="3"/>
        </w:numPr>
      </w:pPr>
      <w:r w:rsidRPr="00F9382B">
        <w:t>Clang on Windows supports GCC-style inline asm — _MSC_VER &amp;&amp; !__clang__ is the right guard</w:t>
      </w:r>
    </w:p>
    <w:p w14:paraId="2EA63B2C" w14:textId="77777777" w:rsidR="00F9382B" w:rsidRPr="00F9382B" w:rsidRDefault="00F9382B" w:rsidP="002F0099">
      <w:pPr>
        <w:numPr>
          <w:ilvl w:val="0"/>
          <w:numId w:val="3"/>
        </w:numPr>
      </w:pPr>
      <w:r w:rsidRPr="00F9382B">
        <w:t xml:space="preserve">Pure MSVC (no Clang) is the </w:t>
      </w:r>
      <w:r w:rsidRPr="00F9382B">
        <w:rPr>
          <w:b/>
          <w:bCs/>
        </w:rPr>
        <w:t>only</w:t>
      </w:r>
      <w:r w:rsidRPr="00F9382B">
        <w:t xml:space="preserve"> case where you genuinely need intrinsics, since MSVC has no inline asm support for x86_64</w:t>
      </w:r>
    </w:p>
    <w:p w14:paraId="3A38E060" w14:textId="77777777" w:rsidR="00F9382B" w:rsidRPr="00F9382B" w:rsidRDefault="00F9382B" w:rsidP="00F9382B">
      <w:r w:rsidRPr="00F9382B">
        <w:t>Want me to rewrite the full file with the inline asm path integrated?</w:t>
      </w:r>
    </w:p>
    <w:p w14:paraId="3304911A" w14:textId="77777777" w:rsidR="00F9382B" w:rsidRPr="00F9382B" w:rsidRDefault="00F9382B" w:rsidP="00F9382B">
      <w:pPr>
        <w:rPr>
          <w:b/>
          <w:bCs/>
        </w:rPr>
      </w:pPr>
      <w:r w:rsidRPr="00F9382B">
        <w:rPr>
          <w:b/>
          <w:bCs/>
        </w:rPr>
        <w:t>meson.build</w:t>
      </w:r>
    </w:p>
    <w:p w14:paraId="513F5E32" w14:textId="77777777" w:rsidR="00F9382B" w:rsidRPr="00F9382B" w:rsidRDefault="00F9382B" w:rsidP="00F9382B">
      <w:r w:rsidRPr="00F9382B">
        <w:t>build</w:t>
      </w:r>
    </w:p>
    <w:p w14:paraId="070D9682" w14:textId="77777777" w:rsidR="00F9382B" w:rsidRPr="00F9382B" w:rsidRDefault="00F9382B" w:rsidP="00F9382B">
      <w:pPr>
        <w:rPr>
          <w:b/>
          <w:bCs/>
        </w:rPr>
      </w:pPr>
      <w:r w:rsidRPr="00F9382B">
        <w:rPr>
          <w:b/>
          <w:bCs/>
        </w:rPr>
        <w:t>pyproject.toml</w:t>
      </w:r>
    </w:p>
    <w:p w14:paraId="2F53B3BF" w14:textId="77777777" w:rsidR="00F9382B" w:rsidRPr="00F9382B" w:rsidRDefault="00F9382B" w:rsidP="00F9382B">
      <w:r w:rsidRPr="00F9382B">
        <w:t>10 lines</w:t>
      </w:r>
    </w:p>
    <w:p w14:paraId="39237AE8" w14:textId="77777777" w:rsidR="00F9382B" w:rsidRPr="00F9382B" w:rsidRDefault="00F9382B" w:rsidP="00F9382B">
      <w:r w:rsidRPr="00F9382B">
        <w:t>toml</w:t>
      </w:r>
    </w:p>
    <w:p w14:paraId="212EEBED" w14:textId="77777777" w:rsidR="00F9382B" w:rsidRPr="00F9382B" w:rsidRDefault="00F9382B" w:rsidP="00F9382B">
      <w:r w:rsidRPr="00F9382B">
        <w:lastRenderedPageBreak/>
        <w:t>But in summary you have not mentioned about the performance difference part between our current approach and using in line assembly</w:t>
      </w:r>
    </w:p>
    <w:p w14:paraId="201DAE2E" w14:textId="77777777" w:rsidR="00F9382B" w:rsidRPr="00F9382B" w:rsidRDefault="00F9382B" w:rsidP="00F9382B">
      <w:r w:rsidRPr="00F9382B">
        <w:t>Secondly, even more important, will using clang require cmake, cmakelist, etc supportives or meson build which I am currently using with pyproject.toml will be sufficient with changes.</w:t>
      </w:r>
    </w:p>
    <w:p w14:paraId="2DAFCE57" w14:textId="77777777" w:rsidR="00F9382B" w:rsidRPr="00F9382B" w:rsidRDefault="00F9382B" w:rsidP="00F9382B">
      <w:r w:rsidRPr="00F9382B">
        <w:t>My guess is cmake and cmake list will be required but I am not much known to meson build system which is quite modern but whether it is flexible to build without cmake and cmakelist - I am very much doubtful because as I believe clang + llvm ecosystem has core building part requiring these. Perhaps in that case we may not even require meson build (+ ninja but I am not sure about this part)</w:t>
      </w:r>
    </w:p>
    <w:p w14:paraId="4C8B98DA" w14:textId="77777777" w:rsidR="00F9382B" w:rsidRPr="00F9382B" w:rsidRDefault="00F9382B" w:rsidP="00F9382B">
      <w:r w:rsidRPr="00F9382B">
        <w:t xml:space="preserve">Apart from cmake and cmakelist what other resources will be required for using clang. </w:t>
      </w:r>
    </w:p>
    <w:p w14:paraId="2273B458" w14:textId="77777777" w:rsidR="00F9382B" w:rsidRPr="00F9382B" w:rsidRDefault="00F9382B" w:rsidP="00F9382B">
      <w:r w:rsidRPr="00F9382B">
        <w:t>For your reference, pyproject.toml and meson.build are attached.</w:t>
      </w:r>
    </w:p>
    <w:p w14:paraId="4BDA62F1" w14:textId="77777777" w:rsidR="00F9382B" w:rsidRPr="00F9382B" w:rsidRDefault="00F9382B" w:rsidP="00F9382B">
      <w:r w:rsidRPr="00F9382B">
        <w:t>Show less</w:t>
      </w:r>
    </w:p>
    <w:p w14:paraId="1412A2A0" w14:textId="77777777" w:rsidR="00F9382B" w:rsidRPr="00F9382B" w:rsidRDefault="00F9382B" w:rsidP="00F9382B">
      <w:r w:rsidRPr="00F9382B">
        <w:t>Let me first read the meson.build file since it wasn't parsed into the documents block.</w:t>
      </w:r>
    </w:p>
    <w:p w14:paraId="29F59D42" w14:textId="77777777" w:rsidR="00F9382B" w:rsidRPr="00F9382B" w:rsidRDefault="00F9382B" w:rsidP="00F9382B">
      <w:r w:rsidRPr="00F9382B">
        <w:t>Reading meson.build</w:t>
      </w:r>
    </w:p>
    <w:p w14:paraId="4E9EAB3E" w14:textId="77777777" w:rsidR="00F9382B" w:rsidRPr="00F9382B" w:rsidRDefault="00F9382B" w:rsidP="00F9382B">
      <w:r w:rsidRPr="00F9382B">
        <w:t>Reading meson.build</w:t>
      </w:r>
    </w:p>
    <w:p w14:paraId="381C4131" w14:textId="77777777" w:rsidR="00F9382B" w:rsidRPr="00F9382B" w:rsidRDefault="00F9382B" w:rsidP="00F9382B">
      <w:r w:rsidRPr="00F9382B">
        <w:t>Now I have the full picture. Let me address everything.</w:t>
      </w:r>
    </w:p>
    <w:p w14:paraId="2EFDBC35" w14:textId="77777777" w:rsidR="00F9382B" w:rsidRPr="00F9382B" w:rsidRDefault="00F9382B" w:rsidP="00F9382B">
      <w:r w:rsidRPr="00F9382B">
        <w:pict w14:anchorId="1EEF4491">
          <v:rect id="_x0000_i2128" style="width:0;height:1.5pt" o:hralign="center" o:hrstd="t" o:hr="t" fillcolor="#a0a0a0" stroked="f"/>
        </w:pict>
      </w:r>
    </w:p>
    <w:p w14:paraId="572A1B10" w14:textId="77777777" w:rsidR="00F9382B" w:rsidRPr="00F9382B" w:rsidRDefault="00F9382B" w:rsidP="00F9382B">
      <w:pPr>
        <w:rPr>
          <w:b/>
          <w:bCs/>
        </w:rPr>
      </w:pPr>
      <w:r w:rsidRPr="00F9382B">
        <w:rPr>
          <w:b/>
          <w:bCs/>
        </w:rPr>
        <w:t>1. Performance: Intrinsics vs Inline Assembly</w:t>
      </w:r>
    </w:p>
    <w:p w14:paraId="055D1E8A" w14:textId="77777777" w:rsidR="00F9382B" w:rsidRPr="00F9382B" w:rsidRDefault="00F9382B" w:rsidP="00F9382B">
      <w:r w:rsidRPr="00F9382B">
        <w:t xml:space="preserve">To be direct about what was left unsaid earlier — </w:t>
      </w:r>
      <w:r w:rsidRPr="00F9382B">
        <w:rPr>
          <w:b/>
          <w:bCs/>
        </w:rPr>
        <w:t>the performance difference is zero at the instruction level.</w:t>
      </w:r>
      <w:r w:rsidRPr="00F9382B">
        <w:t xml:space="preserve"> Here is why:</w:t>
      </w:r>
    </w:p>
    <w:p w14:paraId="606952EC" w14:textId="77777777" w:rsidR="00F9382B" w:rsidRPr="00F9382B" w:rsidRDefault="00F9382B" w:rsidP="00F9382B">
      <w:r w:rsidRPr="00F9382B">
        <w:t xml:space="preserve">Both _rdseed64_step(&amp;val) and the inline asm rdseed %0 emit </w:t>
      </w:r>
      <w:r w:rsidRPr="00F9382B">
        <w:rPr>
          <w:b/>
          <w:bCs/>
        </w:rPr>
        <w:t>the exact same single CPU instruction</w:t>
      </w:r>
      <w:r w:rsidRPr="00F9382B">
        <w:t>. You can verify this by looking at the disassembly of either approach — the opcode 0F C7 /7 appears identically in both cases.</w:t>
      </w:r>
    </w:p>
    <w:p w14:paraId="439F09D1" w14:textId="77777777" w:rsidR="00F9382B" w:rsidRPr="00F9382B" w:rsidRDefault="00F9382B" w:rsidP="00F9382B">
      <w:r w:rsidRPr="00F9382B">
        <w:t xml:space="preserve">Where inline asm has a </w:t>
      </w:r>
      <w:r w:rsidRPr="00F9382B">
        <w:rPr>
          <w:b/>
          <w:bCs/>
        </w:rPr>
        <w:t>practical advantage</w:t>
      </w:r>
      <w:r w:rsidRPr="00F9382B">
        <w:t xml:space="preserve"> is:</w:t>
      </w:r>
    </w:p>
    <w:p w14:paraId="474867D9" w14:textId="77777777" w:rsidR="00F9382B" w:rsidRPr="00F9382B" w:rsidRDefault="00F9382B" w:rsidP="002F0099">
      <w:pPr>
        <w:numPr>
          <w:ilvl w:val="0"/>
          <w:numId w:val="4"/>
        </w:numPr>
      </w:pPr>
      <w:r w:rsidRPr="00F9382B">
        <w:t>The intrinsic goes through a function-call wrapper in &lt;immintrin.h&gt; → compiler inlines it → same result, but you're trusting the compiler did it right</w:t>
      </w:r>
    </w:p>
    <w:p w14:paraId="3FC4D044" w14:textId="77777777" w:rsidR="00F9382B" w:rsidRPr="00F9382B" w:rsidRDefault="00F9382B" w:rsidP="002F0099">
      <w:pPr>
        <w:numPr>
          <w:ilvl w:val="0"/>
          <w:numId w:val="4"/>
        </w:numPr>
      </w:pPr>
      <w:r w:rsidRPr="00F9382B">
        <w:t xml:space="preserve">Inline asm gives you </w:t>
      </w:r>
      <w:r w:rsidRPr="00F9382B">
        <w:rPr>
          <w:b/>
          <w:bCs/>
        </w:rPr>
        <w:t>direct control of the CF (carry flag)</w:t>
      </w:r>
      <w:r w:rsidRPr="00F9382B">
        <w:t xml:space="preserve"> via setc, which is exactly what signals RDSEED success/failure — no indirection at all</w:t>
      </w:r>
    </w:p>
    <w:p w14:paraId="7C7691C6" w14:textId="77777777" w:rsidR="00F9382B" w:rsidRPr="00F9382B" w:rsidRDefault="00F9382B" w:rsidP="002F0099">
      <w:pPr>
        <w:numPr>
          <w:ilvl w:val="0"/>
          <w:numId w:val="4"/>
        </w:numPr>
      </w:pPr>
      <w:r w:rsidRPr="00F9382B">
        <w:t>For the Zen 5 zero-return bug mitigation specifically, inline asm makes the logic more auditable — you're reading the carry flag yourself rather than trusting _rdseed64_step's return value interpretation</w:t>
      </w:r>
    </w:p>
    <w:p w14:paraId="6BC3474C" w14:textId="77777777" w:rsidR="00F9382B" w:rsidRPr="00F9382B" w:rsidRDefault="00F9382B" w:rsidP="00F9382B">
      <w:r w:rsidRPr="00F9382B">
        <w:t xml:space="preserve">So: </w:t>
      </w:r>
      <w:r w:rsidRPr="00F9382B">
        <w:rPr>
          <w:b/>
          <w:bCs/>
        </w:rPr>
        <w:t>identical runtime performance, but inline asm is more transparent and auditable for security-sensitive code like this.</w:t>
      </w:r>
    </w:p>
    <w:p w14:paraId="3D931DE1" w14:textId="77777777" w:rsidR="00F9382B" w:rsidRPr="00F9382B" w:rsidRDefault="00F9382B" w:rsidP="00F9382B">
      <w:r w:rsidRPr="00F9382B">
        <w:pict w14:anchorId="5C26387B">
          <v:rect id="_x0000_i2129" style="width:0;height:1.5pt" o:hralign="center" o:hrstd="t" o:hr="t" fillcolor="#a0a0a0" stroked="f"/>
        </w:pict>
      </w:r>
    </w:p>
    <w:p w14:paraId="4FEE1089" w14:textId="77777777" w:rsidR="00F9382B" w:rsidRPr="00F9382B" w:rsidRDefault="00F9382B" w:rsidP="00F9382B">
      <w:pPr>
        <w:rPr>
          <w:b/>
          <w:bCs/>
        </w:rPr>
      </w:pPr>
      <w:r w:rsidRPr="00F9382B">
        <w:rPr>
          <w:b/>
          <w:bCs/>
        </w:rPr>
        <w:t>2. Build System: Your Core Question</w:t>
      </w:r>
    </w:p>
    <w:p w14:paraId="7AFD42C4" w14:textId="77777777" w:rsidR="00F9382B" w:rsidRPr="00F9382B" w:rsidRDefault="00F9382B" w:rsidP="00F9382B">
      <w:r w:rsidRPr="00F9382B">
        <w:rPr>
          <w:b/>
          <w:bCs/>
        </w:rPr>
        <w:t>Your CMake assumption is wrong — and this is important.</w:t>
      </w:r>
    </w:p>
    <w:p w14:paraId="60F741BA" w14:textId="77777777" w:rsidR="00F9382B" w:rsidRPr="00F9382B" w:rsidRDefault="00F9382B" w:rsidP="00F9382B">
      <w:r w:rsidRPr="00F9382B">
        <w:t xml:space="preserve">Clang is a compiler. CMake is a build system. They are completely independent. There is </w:t>
      </w:r>
      <w:r w:rsidRPr="00F9382B">
        <w:rPr>
          <w:b/>
          <w:bCs/>
        </w:rPr>
        <w:t>no inherent requirement</w:t>
      </w:r>
      <w:r w:rsidRPr="00F9382B">
        <w:t xml:space="preserve"> between them. The belief that "Clang needs CMake" comes from the LLVM project itself being built with CMake — but that says nothing about projects </w:t>
      </w:r>
      <w:r w:rsidRPr="00F9382B">
        <w:rPr>
          <w:i/>
          <w:iCs/>
        </w:rPr>
        <w:t>using</w:t>
      </w:r>
      <w:r w:rsidRPr="00F9382B">
        <w:t xml:space="preserve"> Clang as a compiler.</w:t>
      </w:r>
    </w:p>
    <w:p w14:paraId="08A16566" w14:textId="77777777" w:rsidR="00F9382B" w:rsidRPr="00F9382B" w:rsidRDefault="00F9382B" w:rsidP="00F9382B">
      <w:r w:rsidRPr="00F9382B">
        <w:t>Your current stack already handles Clang correctly:</w:t>
      </w:r>
    </w:p>
    <w:p w14:paraId="32BBB1F4" w14:textId="77777777" w:rsidR="00F9382B" w:rsidRPr="00F9382B" w:rsidRDefault="00F9382B" w:rsidP="00F9382B">
      <w:r w:rsidRPr="00F9382B">
        <w:t>pyproject.toml          ← pip/build frontend entry point</w:t>
      </w:r>
    </w:p>
    <w:p w14:paraId="65A6A472" w14:textId="77777777" w:rsidR="00F9382B" w:rsidRPr="00F9382B" w:rsidRDefault="00F9382B" w:rsidP="00F9382B">
      <w:r w:rsidRPr="00F9382B">
        <w:t xml:space="preserve">    └── meson-python    ← Python extension build backend  </w:t>
      </w:r>
    </w:p>
    <w:p w14:paraId="44FF9C34" w14:textId="77777777" w:rsidR="00F9382B" w:rsidRPr="00F9382B" w:rsidRDefault="00F9382B" w:rsidP="00F9382B">
      <w:r w:rsidRPr="00F9382B">
        <w:lastRenderedPageBreak/>
        <w:t xml:space="preserve">        └── meson.build ← actual build logic</w:t>
      </w:r>
    </w:p>
    <w:p w14:paraId="1D185B39" w14:textId="77777777" w:rsidR="00F9382B" w:rsidRPr="00F9382B" w:rsidRDefault="00F9382B" w:rsidP="00F9382B">
      <w:r w:rsidRPr="00F9382B">
        <w:t xml:space="preserve">            └── ninja   ← low-level build executor</w:t>
      </w:r>
    </w:p>
    <w:p w14:paraId="4A705580" w14:textId="77777777" w:rsidR="00F9382B" w:rsidRPr="00F9382B" w:rsidRDefault="00F9382B" w:rsidP="00F9382B">
      <w:r w:rsidRPr="00F9382B">
        <w:t xml:space="preserve">Clang fits into this as simply the </w:t>
      </w:r>
      <w:r w:rsidRPr="00F9382B">
        <w:rPr>
          <w:b/>
          <w:bCs/>
        </w:rPr>
        <w:t>compiler Meson picks up</w:t>
      </w:r>
      <w:r w:rsidRPr="00F9382B">
        <w:t>, nothing more.</w:t>
      </w:r>
    </w:p>
    <w:p w14:paraId="528CE764" w14:textId="77777777" w:rsidR="00F9382B" w:rsidRPr="00F9382B" w:rsidRDefault="00F9382B" w:rsidP="00F9382B">
      <w:r w:rsidRPr="00F9382B">
        <w:pict w14:anchorId="41519D4D">
          <v:rect id="_x0000_i2130" style="width:0;height:1.5pt" o:hralign="center" o:hrstd="t" o:hr="t" fillcolor="#a0a0a0" stroked="f"/>
        </w:pict>
      </w:r>
    </w:p>
    <w:p w14:paraId="0295C3A5" w14:textId="77777777" w:rsidR="00F9382B" w:rsidRPr="00F9382B" w:rsidRDefault="00F9382B" w:rsidP="00F9382B">
      <w:pPr>
        <w:rPr>
          <w:b/>
          <w:bCs/>
        </w:rPr>
      </w:pPr>
      <w:r w:rsidRPr="00F9382B">
        <w:rPr>
          <w:b/>
          <w:bCs/>
        </w:rPr>
        <w:t>3. What Your meson.build Already Does Right</w:t>
      </w:r>
    </w:p>
    <w:p w14:paraId="467F3C06" w14:textId="77777777" w:rsidR="00F9382B" w:rsidRPr="00F9382B" w:rsidRDefault="00F9382B" w:rsidP="00F9382B">
      <w:r w:rsidRPr="00F9382B">
        <w:t>Looking at your file, it already handles Clang in two places:</w:t>
      </w:r>
    </w:p>
    <w:p w14:paraId="1A2E9D08" w14:textId="77777777" w:rsidR="00F9382B" w:rsidRPr="00F9382B" w:rsidRDefault="00F9382B" w:rsidP="00F9382B">
      <w:r w:rsidRPr="00F9382B">
        <w:t>meson</w:t>
      </w:r>
    </w:p>
    <w:p w14:paraId="094B0723" w14:textId="77777777" w:rsidR="00F9382B" w:rsidRPr="00F9382B" w:rsidRDefault="00F9382B" w:rsidP="00F9382B">
      <w:r w:rsidRPr="00F9382B">
        <w:t># Line 11 — detects clang-cl (Clang pretending to be MSVC on Windows)</w:t>
      </w:r>
    </w:p>
    <w:p w14:paraId="1E5D8B48" w14:textId="77777777" w:rsidR="00F9382B" w:rsidRPr="00F9382B" w:rsidRDefault="00F9382B" w:rsidP="00F9382B">
      <w:r w:rsidRPr="00F9382B">
        <w:t>if cc.get_id() == 'msvc' or cc.get_id() == 'clang-cl'</w:t>
      </w:r>
    </w:p>
    <w:p w14:paraId="05B4FA2A" w14:textId="77777777" w:rsidR="00F9382B" w:rsidRPr="00F9382B" w:rsidRDefault="00F9382B" w:rsidP="00F9382B"/>
    <w:p w14:paraId="0AEDC8CB" w14:textId="77777777" w:rsidR="00F9382B" w:rsidRPr="00F9382B" w:rsidRDefault="00F9382B" w:rsidP="00F9382B">
      <w:r w:rsidRPr="00F9382B">
        <w:t># Line 26 — Linux GCC/Clang and MSYS2 fall into the same else branch</w:t>
      </w:r>
    </w:p>
    <w:p w14:paraId="5F3CDBAD" w14:textId="77777777" w:rsidR="00F9382B" w:rsidRPr="00F9382B" w:rsidRDefault="00F9382B" w:rsidP="00F9382B">
      <w:r w:rsidRPr="00F9382B">
        <w:t>else</w:t>
      </w:r>
    </w:p>
    <w:p w14:paraId="3CC46413" w14:textId="77777777" w:rsidR="00F9382B" w:rsidRPr="00F9382B" w:rsidRDefault="00F9382B" w:rsidP="00F9382B">
      <w:r w:rsidRPr="00F9382B">
        <w:t xml:space="preserve">    rdseed_args = ['-mrdseed', '-msse2', '-O2', ...]</w:t>
      </w:r>
    </w:p>
    <w:p w14:paraId="553FF9C7" w14:textId="77777777" w:rsidR="00F9382B" w:rsidRPr="00F9382B" w:rsidRDefault="00F9382B" w:rsidP="00F9382B">
      <w:r w:rsidRPr="00F9382B">
        <w:t xml:space="preserve">So Clang on Linux/MSYS2 is </w:t>
      </w:r>
      <w:r w:rsidRPr="00F9382B">
        <w:rPr>
          <w:b/>
          <w:bCs/>
        </w:rPr>
        <w:t>already supported</w:t>
      </w:r>
      <w:r w:rsidRPr="00F9382B">
        <w:t xml:space="preserve"> by the else branch. The only gap is </w:t>
      </w:r>
      <w:r w:rsidRPr="00F9382B">
        <w:rPr>
          <w:b/>
          <w:bCs/>
        </w:rPr>
        <w:t>standalone Clang on Windows</w:t>
      </w:r>
      <w:r w:rsidRPr="00F9382B">
        <w:t xml:space="preserve"> (not clang-cl, not MSYS2) — which currently falls into the else branch too and would work correctly with inline asm flags.</w:t>
      </w:r>
    </w:p>
    <w:p w14:paraId="125E2F12" w14:textId="77777777" w:rsidR="00F9382B" w:rsidRPr="00F9382B" w:rsidRDefault="00F9382B" w:rsidP="00F9382B">
      <w:r w:rsidRPr="00F9382B">
        <w:pict w14:anchorId="730C6BE9">
          <v:rect id="_x0000_i2131" style="width:0;height:1.5pt" o:hralign="center" o:hrstd="t" o:hr="t" fillcolor="#a0a0a0" stroked="f"/>
        </w:pict>
      </w:r>
    </w:p>
    <w:p w14:paraId="42408EF8" w14:textId="77777777" w:rsidR="00F9382B" w:rsidRPr="00F9382B" w:rsidRDefault="00F9382B" w:rsidP="00F9382B">
      <w:pPr>
        <w:rPr>
          <w:b/>
          <w:bCs/>
        </w:rPr>
      </w:pPr>
      <w:r w:rsidRPr="00F9382B">
        <w:rPr>
          <w:b/>
          <w:bCs/>
        </w:rPr>
        <w:t>4. What Changes Are Actually Needed for Inline ASM</w:t>
      </w:r>
    </w:p>
    <w:p w14:paraId="41B99A3C" w14:textId="77777777" w:rsidR="00F9382B" w:rsidRPr="00F9382B" w:rsidRDefault="00F9382B" w:rsidP="00F9382B">
      <w:r w:rsidRPr="00F9382B">
        <w:t xml:space="preserve">If you switch the GCC/Clang path to inline assembly, the meson.build change is </w:t>
      </w:r>
      <w:r w:rsidRPr="00F9382B">
        <w:rPr>
          <w:b/>
          <w:bCs/>
        </w:rPr>
        <w:t>minimal</w:t>
      </w:r>
      <w:r w:rsidRPr="00F9382B">
        <w:t>:</w:t>
      </w:r>
    </w:p>
    <w:p w14:paraId="085EB6FC" w14:textId="77777777" w:rsidR="00F9382B" w:rsidRPr="00F9382B" w:rsidRDefault="00F9382B" w:rsidP="00F9382B">
      <w:r w:rsidRPr="00F9382B">
        <w:t>meson</w:t>
      </w:r>
    </w:p>
    <w:p w14:paraId="349E8417" w14:textId="77777777" w:rsidR="00F9382B" w:rsidRPr="00F9382B" w:rsidRDefault="00F9382B" w:rsidP="00F9382B">
      <w:r w:rsidRPr="00F9382B">
        <w:t># Current rdseed_check tests the intrinsic — replace with asm check:</w:t>
      </w:r>
    </w:p>
    <w:p w14:paraId="403E3614" w14:textId="77777777" w:rsidR="00F9382B" w:rsidRPr="00F9382B" w:rsidRDefault="00F9382B" w:rsidP="00F9382B">
      <w:r w:rsidRPr="00F9382B">
        <w:t>rdseed_check = cc.compiles(</w:t>
      </w:r>
    </w:p>
    <w:p w14:paraId="2DAD814C" w14:textId="77777777" w:rsidR="00F9382B" w:rsidRPr="00F9382B" w:rsidRDefault="00F9382B" w:rsidP="00F9382B">
      <w:r w:rsidRPr="00F9382B">
        <w:t xml:space="preserve">    '''</w:t>
      </w:r>
    </w:p>
    <w:p w14:paraId="744606E4" w14:textId="77777777" w:rsidR="00F9382B" w:rsidRPr="00F9382B" w:rsidRDefault="00F9382B" w:rsidP="00F9382B">
      <w:r w:rsidRPr="00F9382B">
        <w:t xml:space="preserve">    int main(void) {</w:t>
      </w:r>
    </w:p>
    <w:p w14:paraId="3D834134" w14:textId="77777777" w:rsidR="00F9382B" w:rsidRPr="00F9382B" w:rsidRDefault="00F9382B" w:rsidP="00F9382B">
      <w:r w:rsidRPr="00F9382B">
        <w:t xml:space="preserve">        unsigned long long val;</w:t>
      </w:r>
    </w:p>
    <w:p w14:paraId="6F6942C7" w14:textId="77777777" w:rsidR="00F9382B" w:rsidRPr="00F9382B" w:rsidRDefault="00F9382B" w:rsidP="00F9382B">
      <w:r w:rsidRPr="00F9382B">
        <w:t xml:space="preserve">        unsigned char ok;</w:t>
      </w:r>
    </w:p>
    <w:p w14:paraId="3433B2CC" w14:textId="77777777" w:rsidR="00F9382B" w:rsidRPr="00F9382B" w:rsidRDefault="00F9382B" w:rsidP="00F9382B">
      <w:r w:rsidRPr="00F9382B">
        <w:t xml:space="preserve">        __asm__ volatile (</w:t>
      </w:r>
    </w:p>
    <w:p w14:paraId="3E5F022B" w14:textId="77777777" w:rsidR="00F9382B" w:rsidRPr="00F9382B" w:rsidRDefault="00F9382B" w:rsidP="00F9382B">
      <w:r w:rsidRPr="00F9382B">
        <w:t xml:space="preserve">            "rdseed %0\n\t setc %1"</w:t>
      </w:r>
    </w:p>
    <w:p w14:paraId="5DE2FF17" w14:textId="77777777" w:rsidR="00F9382B" w:rsidRPr="00F9382B" w:rsidRDefault="00F9382B" w:rsidP="00F9382B">
      <w:r w:rsidRPr="00F9382B">
        <w:t xml:space="preserve">            : "=r"(val), "=qm"(ok)</w:t>
      </w:r>
    </w:p>
    <w:p w14:paraId="6860FC88" w14:textId="77777777" w:rsidR="00F9382B" w:rsidRPr="00F9382B" w:rsidRDefault="00F9382B" w:rsidP="00F9382B">
      <w:r w:rsidRPr="00F9382B">
        <w:t xml:space="preserve">            : : "cc"</w:t>
      </w:r>
    </w:p>
    <w:p w14:paraId="6BC4CBD0" w14:textId="77777777" w:rsidR="00F9382B" w:rsidRPr="00F9382B" w:rsidRDefault="00F9382B" w:rsidP="00F9382B">
      <w:r w:rsidRPr="00F9382B">
        <w:t xml:space="preserve">        );</w:t>
      </w:r>
    </w:p>
    <w:p w14:paraId="77CBE5AB" w14:textId="77777777" w:rsidR="00F9382B" w:rsidRPr="00F9382B" w:rsidRDefault="00F9382B" w:rsidP="00F9382B">
      <w:r w:rsidRPr="00F9382B">
        <w:t xml:space="preserve">        return (int)ok;</w:t>
      </w:r>
    </w:p>
    <w:p w14:paraId="6436BBBE" w14:textId="77777777" w:rsidR="00F9382B" w:rsidRPr="00F9382B" w:rsidRDefault="00F9382B" w:rsidP="00F9382B">
      <w:r w:rsidRPr="00F9382B">
        <w:t xml:space="preserve">    }</w:t>
      </w:r>
    </w:p>
    <w:p w14:paraId="22CD5426" w14:textId="77777777" w:rsidR="00F9382B" w:rsidRPr="00F9382B" w:rsidRDefault="00F9382B" w:rsidP="00F9382B">
      <w:r w:rsidRPr="00F9382B">
        <w:t xml:space="preserve">    ''',</w:t>
      </w:r>
    </w:p>
    <w:p w14:paraId="3A21ED67" w14:textId="77777777" w:rsidR="00F9382B" w:rsidRPr="00F9382B" w:rsidRDefault="00F9382B" w:rsidP="00F9382B">
      <w:r w:rsidRPr="00F9382B">
        <w:t xml:space="preserve">    args: rdseed_args,</w:t>
      </w:r>
    </w:p>
    <w:p w14:paraId="429D59B7" w14:textId="77777777" w:rsidR="00F9382B" w:rsidRPr="00F9382B" w:rsidRDefault="00F9382B" w:rsidP="00F9382B">
      <w:r w:rsidRPr="00F9382B">
        <w:t xml:space="preserve">    name: 'RDSEED inline asm available'</w:t>
      </w:r>
    </w:p>
    <w:p w14:paraId="29879E65" w14:textId="77777777" w:rsidR="00F9382B" w:rsidRPr="00F9382B" w:rsidRDefault="00F9382B" w:rsidP="00F9382B">
      <w:r w:rsidRPr="00F9382B">
        <w:lastRenderedPageBreak/>
        <w:t>)</w:t>
      </w:r>
    </w:p>
    <w:p w14:paraId="52D44528" w14:textId="77777777" w:rsidR="00F9382B" w:rsidRPr="00F9382B" w:rsidRDefault="00F9382B" w:rsidP="00F9382B">
      <w:r w:rsidRPr="00F9382B">
        <w:t xml:space="preserve">And you can </w:t>
      </w:r>
      <w:r w:rsidRPr="00F9382B">
        <w:rPr>
          <w:b/>
          <w:bCs/>
        </w:rPr>
        <w:t>drop -mrdseed and -msse2</w:t>
      </w:r>
      <w:r w:rsidRPr="00F9382B">
        <w:t xml:space="preserve"> from rdseed_args for the GCC/Clang path entirely, since inline asm doesn't need those feature flags — the assembler accepts rdseed unconditionally. The else block becomes simply:</w:t>
      </w:r>
    </w:p>
    <w:p w14:paraId="346DFFC6" w14:textId="77777777" w:rsidR="00F9382B" w:rsidRPr="00F9382B" w:rsidRDefault="00F9382B" w:rsidP="00F9382B">
      <w:r w:rsidRPr="00F9382B">
        <w:t>meson</w:t>
      </w:r>
    </w:p>
    <w:p w14:paraId="7AFA2C83" w14:textId="77777777" w:rsidR="00F9382B" w:rsidRPr="00F9382B" w:rsidRDefault="00F9382B" w:rsidP="00F9382B">
      <w:r w:rsidRPr="00F9382B">
        <w:t>else</w:t>
      </w:r>
    </w:p>
    <w:p w14:paraId="6A8A98C5" w14:textId="77777777" w:rsidR="00F9382B" w:rsidRPr="00F9382B" w:rsidRDefault="00F9382B" w:rsidP="00F9382B">
      <w:r w:rsidRPr="00F9382B">
        <w:t xml:space="preserve">    rdseed_args = ['-O2', '-DPy_LIMITED_API=0x030e0000']</w:t>
      </w:r>
    </w:p>
    <w:p w14:paraId="6213AF15" w14:textId="77777777" w:rsidR="00F9382B" w:rsidRPr="00F9382B" w:rsidRDefault="00F9382B" w:rsidP="00F9382B">
      <w:r w:rsidRPr="00F9382B">
        <w:t>endif</w:t>
      </w:r>
    </w:p>
    <w:p w14:paraId="28309997" w14:textId="77777777" w:rsidR="00F9382B" w:rsidRPr="00F9382B" w:rsidRDefault="00F9382B" w:rsidP="00F9382B">
      <w:r w:rsidRPr="00F9382B">
        <w:pict w14:anchorId="3E94BAC9">
          <v:rect id="_x0000_i2132" style="width:0;height:1.5pt" o:hralign="center" o:hrstd="t" o:hr="t" fillcolor="#a0a0a0" stroked="f"/>
        </w:pict>
      </w:r>
    </w:p>
    <w:p w14:paraId="6B80EAFA" w14:textId="77777777" w:rsidR="00F9382B" w:rsidRPr="00F9382B" w:rsidRDefault="00F9382B" w:rsidP="00F9382B">
      <w:pPr>
        <w:rPr>
          <w:b/>
          <w:bCs/>
        </w:rPr>
      </w:pPr>
      <w:r w:rsidRPr="00F9382B">
        <w:rPr>
          <w:b/>
          <w:bCs/>
        </w:rPr>
        <w:t>5. Full Picture of What You Need Per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1148"/>
        <w:gridCol w:w="1664"/>
        <w:gridCol w:w="2312"/>
        <w:gridCol w:w="1888"/>
      </w:tblGrid>
      <w:tr w:rsidR="00F9382B" w:rsidRPr="00F9382B" w14:paraId="71F064F1" w14:textId="77777777">
        <w:trPr>
          <w:tblHeader/>
          <w:tblCellSpacing w:w="15" w:type="dxa"/>
        </w:trPr>
        <w:tc>
          <w:tcPr>
            <w:tcW w:w="0" w:type="auto"/>
            <w:vAlign w:val="center"/>
            <w:hideMark/>
          </w:tcPr>
          <w:p w14:paraId="4BC370B5" w14:textId="77777777" w:rsidR="00F9382B" w:rsidRPr="00F9382B" w:rsidRDefault="00F9382B" w:rsidP="00F9382B">
            <w:pPr>
              <w:rPr>
                <w:b/>
                <w:bCs/>
              </w:rPr>
            </w:pPr>
            <w:r w:rsidRPr="00F9382B">
              <w:rPr>
                <w:b/>
                <w:bCs/>
              </w:rPr>
              <w:t>Scenario</w:t>
            </w:r>
          </w:p>
        </w:tc>
        <w:tc>
          <w:tcPr>
            <w:tcW w:w="0" w:type="auto"/>
            <w:vAlign w:val="center"/>
            <w:hideMark/>
          </w:tcPr>
          <w:p w14:paraId="23C79B35" w14:textId="77777777" w:rsidR="00F9382B" w:rsidRPr="00F9382B" w:rsidRDefault="00F9382B" w:rsidP="00F9382B">
            <w:pPr>
              <w:rPr>
                <w:b/>
                <w:bCs/>
              </w:rPr>
            </w:pPr>
            <w:r w:rsidRPr="00F9382B">
              <w:rPr>
                <w:b/>
                <w:bCs/>
              </w:rPr>
              <w:t>Compiler</w:t>
            </w:r>
          </w:p>
        </w:tc>
        <w:tc>
          <w:tcPr>
            <w:tcW w:w="0" w:type="auto"/>
            <w:vAlign w:val="center"/>
            <w:hideMark/>
          </w:tcPr>
          <w:p w14:paraId="3B9A16B9" w14:textId="77777777" w:rsidR="00F9382B" w:rsidRPr="00F9382B" w:rsidRDefault="00F9382B" w:rsidP="00F9382B">
            <w:pPr>
              <w:rPr>
                <w:b/>
                <w:bCs/>
              </w:rPr>
            </w:pPr>
            <w:r w:rsidRPr="00F9382B">
              <w:rPr>
                <w:b/>
                <w:bCs/>
              </w:rPr>
              <w:t>CMake needed?</w:t>
            </w:r>
          </w:p>
        </w:tc>
        <w:tc>
          <w:tcPr>
            <w:tcW w:w="0" w:type="auto"/>
            <w:vAlign w:val="center"/>
            <w:hideMark/>
          </w:tcPr>
          <w:p w14:paraId="21668236" w14:textId="77777777" w:rsidR="00F9382B" w:rsidRPr="00F9382B" w:rsidRDefault="00F9382B" w:rsidP="00F9382B">
            <w:pPr>
              <w:rPr>
                <w:b/>
                <w:bCs/>
              </w:rPr>
            </w:pPr>
            <w:r w:rsidRPr="00F9382B">
              <w:rPr>
                <w:b/>
                <w:bCs/>
              </w:rPr>
              <w:t>meson.build changes?</w:t>
            </w:r>
          </w:p>
        </w:tc>
        <w:tc>
          <w:tcPr>
            <w:tcW w:w="0" w:type="auto"/>
            <w:vAlign w:val="center"/>
            <w:hideMark/>
          </w:tcPr>
          <w:p w14:paraId="749E24A3" w14:textId="77777777" w:rsidR="00F9382B" w:rsidRPr="00F9382B" w:rsidRDefault="00F9382B" w:rsidP="00F9382B">
            <w:pPr>
              <w:rPr>
                <w:b/>
                <w:bCs/>
              </w:rPr>
            </w:pPr>
            <w:r w:rsidRPr="00F9382B">
              <w:rPr>
                <w:b/>
                <w:bCs/>
              </w:rPr>
              <w:t>Notes</w:t>
            </w:r>
          </w:p>
        </w:tc>
      </w:tr>
      <w:tr w:rsidR="00F9382B" w:rsidRPr="00F9382B" w14:paraId="52477B47" w14:textId="77777777">
        <w:trPr>
          <w:tblCellSpacing w:w="15" w:type="dxa"/>
        </w:trPr>
        <w:tc>
          <w:tcPr>
            <w:tcW w:w="0" w:type="auto"/>
            <w:vAlign w:val="center"/>
            <w:hideMark/>
          </w:tcPr>
          <w:p w14:paraId="2E5D68C3" w14:textId="77777777" w:rsidR="00F9382B" w:rsidRPr="00F9382B" w:rsidRDefault="00F9382B" w:rsidP="00F9382B">
            <w:r w:rsidRPr="00F9382B">
              <w:t>Linux GCC</w:t>
            </w:r>
          </w:p>
        </w:tc>
        <w:tc>
          <w:tcPr>
            <w:tcW w:w="0" w:type="auto"/>
            <w:vAlign w:val="center"/>
            <w:hideMark/>
          </w:tcPr>
          <w:p w14:paraId="5088DA61" w14:textId="77777777" w:rsidR="00F9382B" w:rsidRPr="00F9382B" w:rsidRDefault="00F9382B" w:rsidP="00F9382B">
            <w:r w:rsidRPr="00F9382B">
              <w:t>GCC</w:t>
            </w:r>
          </w:p>
        </w:tc>
        <w:tc>
          <w:tcPr>
            <w:tcW w:w="0" w:type="auto"/>
            <w:vAlign w:val="center"/>
            <w:hideMark/>
          </w:tcPr>
          <w:p w14:paraId="2D2E9767" w14:textId="77777777" w:rsidR="00F9382B" w:rsidRPr="00F9382B" w:rsidRDefault="00F9382B" w:rsidP="00F9382B">
            <w:r w:rsidRPr="00F9382B">
              <w:t>No</w:t>
            </w:r>
          </w:p>
        </w:tc>
        <w:tc>
          <w:tcPr>
            <w:tcW w:w="0" w:type="auto"/>
            <w:vAlign w:val="center"/>
            <w:hideMark/>
          </w:tcPr>
          <w:p w14:paraId="6F730DED" w14:textId="77777777" w:rsidR="00F9382B" w:rsidRPr="00F9382B" w:rsidRDefault="00F9382B" w:rsidP="00F9382B">
            <w:r w:rsidRPr="00F9382B">
              <w:t>Minimal (asm check)</w:t>
            </w:r>
          </w:p>
        </w:tc>
        <w:tc>
          <w:tcPr>
            <w:tcW w:w="0" w:type="auto"/>
            <w:vAlign w:val="center"/>
            <w:hideMark/>
          </w:tcPr>
          <w:p w14:paraId="2BEA3030" w14:textId="77777777" w:rsidR="00F9382B" w:rsidRPr="00F9382B" w:rsidRDefault="00F9382B" w:rsidP="00F9382B">
            <w:r w:rsidRPr="00F9382B">
              <w:t>Already works</w:t>
            </w:r>
          </w:p>
        </w:tc>
      </w:tr>
      <w:tr w:rsidR="00F9382B" w:rsidRPr="00F9382B" w14:paraId="68DAC22D" w14:textId="77777777">
        <w:trPr>
          <w:tblCellSpacing w:w="15" w:type="dxa"/>
        </w:trPr>
        <w:tc>
          <w:tcPr>
            <w:tcW w:w="0" w:type="auto"/>
            <w:vAlign w:val="center"/>
            <w:hideMark/>
          </w:tcPr>
          <w:p w14:paraId="1B512478" w14:textId="77777777" w:rsidR="00F9382B" w:rsidRPr="00F9382B" w:rsidRDefault="00F9382B" w:rsidP="00F9382B">
            <w:r w:rsidRPr="00F9382B">
              <w:t>Linux Clang</w:t>
            </w:r>
          </w:p>
        </w:tc>
        <w:tc>
          <w:tcPr>
            <w:tcW w:w="0" w:type="auto"/>
            <w:vAlign w:val="center"/>
            <w:hideMark/>
          </w:tcPr>
          <w:p w14:paraId="12F0C29F" w14:textId="77777777" w:rsidR="00F9382B" w:rsidRPr="00F9382B" w:rsidRDefault="00F9382B" w:rsidP="00F9382B">
            <w:r w:rsidRPr="00F9382B">
              <w:t>Clang</w:t>
            </w:r>
          </w:p>
        </w:tc>
        <w:tc>
          <w:tcPr>
            <w:tcW w:w="0" w:type="auto"/>
            <w:vAlign w:val="center"/>
            <w:hideMark/>
          </w:tcPr>
          <w:p w14:paraId="39671BFD" w14:textId="77777777" w:rsidR="00F9382B" w:rsidRPr="00F9382B" w:rsidRDefault="00F9382B" w:rsidP="00F9382B">
            <w:r w:rsidRPr="00F9382B">
              <w:t>No</w:t>
            </w:r>
          </w:p>
        </w:tc>
        <w:tc>
          <w:tcPr>
            <w:tcW w:w="0" w:type="auto"/>
            <w:vAlign w:val="center"/>
            <w:hideMark/>
          </w:tcPr>
          <w:p w14:paraId="43A984AA" w14:textId="77777777" w:rsidR="00F9382B" w:rsidRPr="00F9382B" w:rsidRDefault="00F9382B" w:rsidP="00F9382B">
            <w:r w:rsidRPr="00F9382B">
              <w:t>Minimal (asm check)</w:t>
            </w:r>
          </w:p>
        </w:tc>
        <w:tc>
          <w:tcPr>
            <w:tcW w:w="0" w:type="auto"/>
            <w:vAlign w:val="center"/>
            <w:hideMark/>
          </w:tcPr>
          <w:p w14:paraId="595339BC" w14:textId="77777777" w:rsidR="00F9382B" w:rsidRPr="00F9382B" w:rsidRDefault="00F9382B" w:rsidP="00F9382B">
            <w:r w:rsidRPr="00F9382B">
              <w:t>Already works</w:t>
            </w:r>
          </w:p>
        </w:tc>
      </w:tr>
      <w:tr w:rsidR="00F9382B" w:rsidRPr="00F9382B" w14:paraId="4C9620F7" w14:textId="77777777">
        <w:trPr>
          <w:tblCellSpacing w:w="15" w:type="dxa"/>
        </w:trPr>
        <w:tc>
          <w:tcPr>
            <w:tcW w:w="0" w:type="auto"/>
            <w:vAlign w:val="center"/>
            <w:hideMark/>
          </w:tcPr>
          <w:p w14:paraId="2B58333B" w14:textId="77777777" w:rsidR="00F9382B" w:rsidRPr="00F9382B" w:rsidRDefault="00F9382B" w:rsidP="00F9382B">
            <w:r w:rsidRPr="00F9382B">
              <w:t>MSYS2 MinGW</w:t>
            </w:r>
          </w:p>
        </w:tc>
        <w:tc>
          <w:tcPr>
            <w:tcW w:w="0" w:type="auto"/>
            <w:vAlign w:val="center"/>
            <w:hideMark/>
          </w:tcPr>
          <w:p w14:paraId="71B23413" w14:textId="77777777" w:rsidR="00F9382B" w:rsidRPr="00F9382B" w:rsidRDefault="00F9382B" w:rsidP="00F9382B">
            <w:r w:rsidRPr="00F9382B">
              <w:t>GCC/Clang</w:t>
            </w:r>
          </w:p>
        </w:tc>
        <w:tc>
          <w:tcPr>
            <w:tcW w:w="0" w:type="auto"/>
            <w:vAlign w:val="center"/>
            <w:hideMark/>
          </w:tcPr>
          <w:p w14:paraId="5C84AE58" w14:textId="77777777" w:rsidR="00F9382B" w:rsidRPr="00F9382B" w:rsidRDefault="00F9382B" w:rsidP="00F9382B">
            <w:r w:rsidRPr="00F9382B">
              <w:t>No</w:t>
            </w:r>
          </w:p>
        </w:tc>
        <w:tc>
          <w:tcPr>
            <w:tcW w:w="0" w:type="auto"/>
            <w:vAlign w:val="center"/>
            <w:hideMark/>
          </w:tcPr>
          <w:p w14:paraId="6921401B" w14:textId="77777777" w:rsidR="00F9382B" w:rsidRPr="00F9382B" w:rsidRDefault="00F9382B" w:rsidP="00F9382B">
            <w:r w:rsidRPr="00F9382B">
              <w:t>None</w:t>
            </w:r>
          </w:p>
        </w:tc>
        <w:tc>
          <w:tcPr>
            <w:tcW w:w="0" w:type="auto"/>
            <w:vAlign w:val="center"/>
            <w:hideMark/>
          </w:tcPr>
          <w:p w14:paraId="3BA5395B" w14:textId="77777777" w:rsidR="00F9382B" w:rsidRPr="00F9382B" w:rsidRDefault="00F9382B" w:rsidP="00F9382B">
            <w:r w:rsidRPr="00F9382B">
              <w:t>Already works</w:t>
            </w:r>
          </w:p>
        </w:tc>
      </w:tr>
      <w:tr w:rsidR="00F9382B" w:rsidRPr="00F9382B" w14:paraId="3B3524CD" w14:textId="77777777">
        <w:trPr>
          <w:tblCellSpacing w:w="15" w:type="dxa"/>
        </w:trPr>
        <w:tc>
          <w:tcPr>
            <w:tcW w:w="0" w:type="auto"/>
            <w:vAlign w:val="center"/>
            <w:hideMark/>
          </w:tcPr>
          <w:p w14:paraId="367B7375" w14:textId="77777777" w:rsidR="00F9382B" w:rsidRPr="00F9382B" w:rsidRDefault="00F9382B" w:rsidP="00F9382B">
            <w:r w:rsidRPr="00F9382B">
              <w:t>Windows Clang (standalone)</w:t>
            </w:r>
          </w:p>
        </w:tc>
        <w:tc>
          <w:tcPr>
            <w:tcW w:w="0" w:type="auto"/>
            <w:vAlign w:val="center"/>
            <w:hideMark/>
          </w:tcPr>
          <w:p w14:paraId="39090D2C" w14:textId="77777777" w:rsidR="00F9382B" w:rsidRPr="00F9382B" w:rsidRDefault="00F9382B" w:rsidP="00F9382B">
            <w:r w:rsidRPr="00F9382B">
              <w:t>Clang</w:t>
            </w:r>
          </w:p>
        </w:tc>
        <w:tc>
          <w:tcPr>
            <w:tcW w:w="0" w:type="auto"/>
            <w:vAlign w:val="center"/>
            <w:hideMark/>
          </w:tcPr>
          <w:p w14:paraId="2B4B1745" w14:textId="77777777" w:rsidR="00F9382B" w:rsidRPr="00F9382B" w:rsidRDefault="00F9382B" w:rsidP="00F9382B">
            <w:r w:rsidRPr="00F9382B">
              <w:t>No</w:t>
            </w:r>
          </w:p>
        </w:tc>
        <w:tc>
          <w:tcPr>
            <w:tcW w:w="0" w:type="auto"/>
            <w:vAlign w:val="center"/>
            <w:hideMark/>
          </w:tcPr>
          <w:p w14:paraId="7AC87413" w14:textId="77777777" w:rsidR="00F9382B" w:rsidRPr="00F9382B" w:rsidRDefault="00F9382B" w:rsidP="00F9382B">
            <w:r w:rsidRPr="00F9382B">
              <w:t>Add __clang__ guard</w:t>
            </w:r>
          </w:p>
        </w:tc>
        <w:tc>
          <w:tcPr>
            <w:tcW w:w="0" w:type="auto"/>
            <w:vAlign w:val="center"/>
            <w:hideMark/>
          </w:tcPr>
          <w:p w14:paraId="7719FE13" w14:textId="77777777" w:rsidR="00F9382B" w:rsidRPr="00F9382B" w:rsidRDefault="00F9382B" w:rsidP="00F9382B">
            <w:r w:rsidRPr="00F9382B">
              <w:t>No MSVC intrinsics</w:t>
            </w:r>
          </w:p>
        </w:tc>
      </w:tr>
      <w:tr w:rsidR="00F9382B" w:rsidRPr="00F9382B" w14:paraId="35344E16" w14:textId="77777777">
        <w:trPr>
          <w:tblCellSpacing w:w="15" w:type="dxa"/>
        </w:trPr>
        <w:tc>
          <w:tcPr>
            <w:tcW w:w="0" w:type="auto"/>
            <w:vAlign w:val="center"/>
            <w:hideMark/>
          </w:tcPr>
          <w:p w14:paraId="00D196BB" w14:textId="77777777" w:rsidR="00F9382B" w:rsidRPr="00F9382B" w:rsidRDefault="00F9382B" w:rsidP="00F9382B">
            <w:r w:rsidRPr="00F9382B">
              <w:t>Windows MSVC</w:t>
            </w:r>
          </w:p>
        </w:tc>
        <w:tc>
          <w:tcPr>
            <w:tcW w:w="0" w:type="auto"/>
            <w:vAlign w:val="center"/>
            <w:hideMark/>
          </w:tcPr>
          <w:p w14:paraId="039037A3" w14:textId="77777777" w:rsidR="00F9382B" w:rsidRPr="00F9382B" w:rsidRDefault="00F9382B" w:rsidP="00F9382B">
            <w:r w:rsidRPr="00F9382B">
              <w:t>MSVC</w:t>
            </w:r>
          </w:p>
        </w:tc>
        <w:tc>
          <w:tcPr>
            <w:tcW w:w="0" w:type="auto"/>
            <w:vAlign w:val="center"/>
            <w:hideMark/>
          </w:tcPr>
          <w:p w14:paraId="4EB3286E" w14:textId="77777777" w:rsidR="00F9382B" w:rsidRPr="00F9382B" w:rsidRDefault="00F9382B" w:rsidP="00F9382B">
            <w:r w:rsidRPr="00F9382B">
              <w:t>No</w:t>
            </w:r>
          </w:p>
        </w:tc>
        <w:tc>
          <w:tcPr>
            <w:tcW w:w="0" w:type="auto"/>
            <w:vAlign w:val="center"/>
            <w:hideMark/>
          </w:tcPr>
          <w:p w14:paraId="4A22DC7C" w14:textId="77777777" w:rsidR="00F9382B" w:rsidRPr="00F9382B" w:rsidRDefault="00F9382B" w:rsidP="00F9382B">
            <w:r w:rsidRPr="00F9382B">
              <w:t>None</w:t>
            </w:r>
          </w:p>
        </w:tc>
        <w:tc>
          <w:tcPr>
            <w:tcW w:w="0" w:type="auto"/>
            <w:vAlign w:val="center"/>
            <w:hideMark/>
          </w:tcPr>
          <w:p w14:paraId="36715771" w14:textId="77777777" w:rsidR="00F9382B" w:rsidRPr="00F9382B" w:rsidRDefault="00F9382B" w:rsidP="00F9382B">
            <w:r w:rsidRPr="00F9382B">
              <w:t>Keep intrinsics</w:t>
            </w:r>
          </w:p>
        </w:tc>
      </w:tr>
      <w:tr w:rsidR="00F9382B" w:rsidRPr="00F9382B" w14:paraId="0A3E0675" w14:textId="77777777">
        <w:trPr>
          <w:tblCellSpacing w:w="15" w:type="dxa"/>
        </w:trPr>
        <w:tc>
          <w:tcPr>
            <w:tcW w:w="0" w:type="auto"/>
            <w:vAlign w:val="center"/>
            <w:hideMark/>
          </w:tcPr>
          <w:p w14:paraId="32A47923" w14:textId="77777777" w:rsidR="00F9382B" w:rsidRPr="00F9382B" w:rsidRDefault="00F9382B" w:rsidP="00F9382B">
            <w:r w:rsidRPr="00F9382B">
              <w:t>macOS Apple Clang</w:t>
            </w:r>
          </w:p>
        </w:tc>
        <w:tc>
          <w:tcPr>
            <w:tcW w:w="0" w:type="auto"/>
            <w:vAlign w:val="center"/>
            <w:hideMark/>
          </w:tcPr>
          <w:p w14:paraId="6AC7F0B4" w14:textId="77777777" w:rsidR="00F9382B" w:rsidRPr="00F9382B" w:rsidRDefault="00F9382B" w:rsidP="00F9382B">
            <w:r w:rsidRPr="00F9382B">
              <w:t>Clang</w:t>
            </w:r>
          </w:p>
        </w:tc>
        <w:tc>
          <w:tcPr>
            <w:tcW w:w="0" w:type="auto"/>
            <w:vAlign w:val="center"/>
            <w:hideMark/>
          </w:tcPr>
          <w:p w14:paraId="136A240D" w14:textId="77777777" w:rsidR="00F9382B" w:rsidRPr="00F9382B" w:rsidRDefault="00F9382B" w:rsidP="00F9382B">
            <w:r w:rsidRPr="00F9382B">
              <w:t>No</w:t>
            </w:r>
          </w:p>
        </w:tc>
        <w:tc>
          <w:tcPr>
            <w:tcW w:w="0" w:type="auto"/>
            <w:vAlign w:val="center"/>
            <w:hideMark/>
          </w:tcPr>
          <w:p w14:paraId="69F5C789" w14:textId="77777777" w:rsidR="00F9382B" w:rsidRPr="00F9382B" w:rsidRDefault="00F9382B" w:rsidP="00F9382B">
            <w:r w:rsidRPr="00F9382B">
              <w:t>None</w:t>
            </w:r>
          </w:p>
        </w:tc>
        <w:tc>
          <w:tcPr>
            <w:tcW w:w="0" w:type="auto"/>
            <w:vAlign w:val="center"/>
            <w:hideMark/>
          </w:tcPr>
          <w:p w14:paraId="14F4B12F" w14:textId="77777777" w:rsidR="00F9382B" w:rsidRPr="00F9382B" w:rsidRDefault="00F9382B" w:rsidP="00F9382B">
            <w:r w:rsidRPr="00F9382B">
              <w:t>Already handled</w:t>
            </w:r>
          </w:p>
        </w:tc>
      </w:tr>
    </w:tbl>
    <w:p w14:paraId="088A7AB1" w14:textId="77777777" w:rsidR="00F9382B" w:rsidRPr="00F9382B" w:rsidRDefault="00F9382B" w:rsidP="00F9382B">
      <w:r w:rsidRPr="00F9382B">
        <w:rPr>
          <w:b/>
          <w:bCs/>
        </w:rPr>
        <w:t>Ninja is always required</w:t>
      </w:r>
      <w:r w:rsidRPr="00F9382B">
        <w:t xml:space="preserve"> — Meson generates Ninja build files, it's not optional. But you already have it in your pyproject.toml requires.</w:t>
      </w:r>
    </w:p>
    <w:p w14:paraId="43919704" w14:textId="77777777" w:rsidR="00F9382B" w:rsidRPr="00F9382B" w:rsidRDefault="00F9382B" w:rsidP="00F9382B">
      <w:r w:rsidRPr="00F9382B">
        <w:pict w14:anchorId="6ACE95A5">
          <v:rect id="_x0000_i2133" style="width:0;height:1.5pt" o:hralign="center" o:hrstd="t" o:hr="t" fillcolor="#a0a0a0" stroked="f"/>
        </w:pict>
      </w:r>
    </w:p>
    <w:p w14:paraId="435B4F91" w14:textId="77777777" w:rsidR="00F9382B" w:rsidRPr="00F9382B" w:rsidRDefault="00F9382B" w:rsidP="00F9382B">
      <w:pPr>
        <w:rPr>
          <w:b/>
          <w:bCs/>
        </w:rPr>
      </w:pPr>
      <w:r w:rsidRPr="00F9382B">
        <w:rPr>
          <w:b/>
          <w:bCs/>
        </w:rPr>
        <w:t>Summary</w:t>
      </w:r>
    </w:p>
    <w:p w14:paraId="210842B9" w14:textId="77777777" w:rsidR="00F9382B" w:rsidRPr="00F9382B" w:rsidRDefault="00F9382B" w:rsidP="002F0099">
      <w:pPr>
        <w:numPr>
          <w:ilvl w:val="0"/>
          <w:numId w:val="5"/>
        </w:numPr>
      </w:pPr>
      <w:r w:rsidRPr="00F9382B">
        <w:t xml:space="preserve">CMake and CMakeLists are </w:t>
      </w:r>
      <w:r w:rsidRPr="00F9382B">
        <w:rPr>
          <w:b/>
          <w:bCs/>
        </w:rPr>
        <w:t>not needed</w:t>
      </w:r>
      <w:r w:rsidRPr="00F9382B">
        <w:t xml:space="preserve"> — that's a misconception about Clang</w:t>
      </w:r>
    </w:p>
    <w:p w14:paraId="54F46CE7" w14:textId="77777777" w:rsidR="00F9382B" w:rsidRPr="00F9382B" w:rsidRDefault="00F9382B" w:rsidP="002F0099">
      <w:pPr>
        <w:numPr>
          <w:ilvl w:val="0"/>
          <w:numId w:val="5"/>
        </w:numPr>
      </w:pPr>
      <w:r w:rsidRPr="00F9382B">
        <w:t>Meson + Ninja is fully sufficient and already correctly structured</w:t>
      </w:r>
    </w:p>
    <w:p w14:paraId="4002AE83" w14:textId="77777777" w:rsidR="00F9382B" w:rsidRPr="00F9382B" w:rsidRDefault="00F9382B" w:rsidP="002F0099">
      <w:pPr>
        <w:numPr>
          <w:ilvl w:val="0"/>
          <w:numId w:val="5"/>
        </w:numPr>
      </w:pPr>
      <w:r w:rsidRPr="00F9382B">
        <w:t>Your meson.build already handles Clang on most platforms</w:t>
      </w:r>
    </w:p>
    <w:p w14:paraId="41EDB434" w14:textId="77777777" w:rsidR="00F9382B" w:rsidRPr="00F9382B" w:rsidRDefault="00F9382B" w:rsidP="002F0099">
      <w:pPr>
        <w:numPr>
          <w:ilvl w:val="0"/>
          <w:numId w:val="5"/>
        </w:numPr>
      </w:pPr>
      <w:r w:rsidRPr="00F9382B">
        <w:t>The only real change for inline asm is replacing the rdseed_check compile test and simplifying the flag list</w:t>
      </w:r>
    </w:p>
    <w:p w14:paraId="5726F5D9" w14:textId="77777777" w:rsidR="00F9382B" w:rsidRPr="00F9382B" w:rsidRDefault="00F9382B" w:rsidP="002F0099">
      <w:pPr>
        <w:numPr>
          <w:ilvl w:val="0"/>
          <w:numId w:val="5"/>
        </w:numPr>
      </w:pPr>
      <w:r w:rsidRPr="00F9382B">
        <w:t>Performance gain from inline asm is zero at runtime — the benefit is auditability and removing &lt;immintrin.h&gt; dependency</w:t>
      </w:r>
    </w:p>
    <w:p w14:paraId="0CB26033" w14:textId="77777777" w:rsidR="00F9382B" w:rsidRPr="00F9382B" w:rsidRDefault="00F9382B" w:rsidP="00F9382B">
      <w:r w:rsidRPr="00F9382B">
        <w:t>Would you like me to produce the revised hwrng.c and meson.build with the inline asm path integrated?</w:t>
      </w:r>
    </w:p>
    <w:p w14:paraId="32213A41" w14:textId="77777777" w:rsidR="00F9382B" w:rsidRPr="00F9382B" w:rsidRDefault="00F9382B" w:rsidP="00F9382B">
      <w:r w:rsidRPr="00F9382B">
        <w:t>But between meson + ninja and cmake ecosystems for building why meson builds are perferred of late - At least I can in later python versions switching to that? Or am I wrong? cmake and meson builds both serve different purposes?</w:t>
      </w:r>
    </w:p>
    <w:p w14:paraId="3FC48C28" w14:textId="77777777" w:rsidR="00F9382B" w:rsidRPr="00F9382B" w:rsidRDefault="00F9382B" w:rsidP="00F9382B">
      <w:r w:rsidRPr="00F9382B">
        <w:t>This is a genuinely interesting build system question. Let me give you an accurate picture.</w:t>
      </w:r>
    </w:p>
    <w:p w14:paraId="7241AB60" w14:textId="77777777" w:rsidR="00F9382B" w:rsidRPr="00F9382B" w:rsidRDefault="00F9382B" w:rsidP="00F9382B">
      <w:r w:rsidRPr="00F9382B">
        <w:pict w14:anchorId="124FD8F9">
          <v:rect id="_x0000_i2134" style="width:0;height:1.5pt" o:hralign="center" o:hrstd="t" o:hr="t" fillcolor="#a0a0a0" stroked="f"/>
        </w:pict>
      </w:r>
    </w:p>
    <w:p w14:paraId="5C5881B4" w14:textId="77777777" w:rsidR="00F9382B" w:rsidRPr="00F9382B" w:rsidRDefault="00F9382B" w:rsidP="00F9382B">
      <w:pPr>
        <w:rPr>
          <w:b/>
          <w:bCs/>
        </w:rPr>
      </w:pPr>
      <w:r w:rsidRPr="00F9382B">
        <w:rPr>
          <w:b/>
          <w:bCs/>
        </w:rPr>
        <w:t>What Each System Actually Is</w:t>
      </w:r>
    </w:p>
    <w:p w14:paraId="4A74ABBC" w14:textId="77777777" w:rsidR="00F9382B" w:rsidRPr="00F9382B" w:rsidRDefault="00F9382B" w:rsidP="00F9382B">
      <w:r w:rsidRPr="00F9382B">
        <w:t xml:space="preserve">They are </w:t>
      </w:r>
      <w:r w:rsidRPr="00F9382B">
        <w:rPr>
          <w:b/>
          <w:bCs/>
        </w:rPr>
        <w:t>not</w:t>
      </w:r>
      <w:r w:rsidRPr="00F9382B">
        <w:t xml:space="preserve"> different purposes — they are direct competitors doing the same job: describing how to compile and link software. The difference is philosophy and era.</w:t>
      </w:r>
    </w:p>
    <w:p w14:paraId="78ED20DD" w14:textId="77777777" w:rsidR="00F9382B" w:rsidRPr="00F9382B" w:rsidRDefault="00F9382B" w:rsidP="00F9382B">
      <w:r w:rsidRPr="00F9382B">
        <w:lastRenderedPageBreak/>
        <w:t>Your source code</w:t>
      </w:r>
    </w:p>
    <w:p w14:paraId="3C12A8C2" w14:textId="77777777" w:rsidR="00F9382B" w:rsidRPr="00F9382B" w:rsidRDefault="00F9382B" w:rsidP="00F9382B">
      <w:r w:rsidRPr="00F9382B">
        <w:t xml:space="preserve">      ↓</w:t>
      </w:r>
    </w:p>
    <w:p w14:paraId="32E0F8AA" w14:textId="77777777" w:rsidR="00F9382B" w:rsidRPr="00F9382B" w:rsidRDefault="00F9382B" w:rsidP="00F9382B">
      <w:r w:rsidRPr="00F9382B">
        <w:t>[Meta build system]    ← CMake or Meson — you write config here</w:t>
      </w:r>
    </w:p>
    <w:p w14:paraId="7BB05198" w14:textId="77777777" w:rsidR="00F9382B" w:rsidRPr="00F9382B" w:rsidRDefault="00F9382B" w:rsidP="00F9382B">
      <w:r w:rsidRPr="00F9382B">
        <w:t xml:space="preserve">      ↓</w:t>
      </w:r>
    </w:p>
    <w:p w14:paraId="36372B22" w14:textId="77777777" w:rsidR="00F9382B" w:rsidRPr="00F9382B" w:rsidRDefault="00F9382B" w:rsidP="00F9382B">
      <w:r w:rsidRPr="00F9382B">
        <w:t>[Build executor]       ← Ninja (or Make) — actually runs compiler</w:t>
      </w:r>
    </w:p>
    <w:p w14:paraId="7D7E7504" w14:textId="77777777" w:rsidR="00F9382B" w:rsidRPr="00F9382B" w:rsidRDefault="00F9382B" w:rsidP="00F9382B">
      <w:r w:rsidRPr="00F9382B">
        <w:t xml:space="preserve">      ↓</w:t>
      </w:r>
    </w:p>
    <w:p w14:paraId="775C0719" w14:textId="77777777" w:rsidR="00F9382B" w:rsidRPr="00F9382B" w:rsidRDefault="00F9382B" w:rsidP="00F9382B">
      <w:r w:rsidRPr="00F9382B">
        <w:t>compiled binary / .so / .pyd</w:t>
      </w:r>
    </w:p>
    <w:p w14:paraId="2089329C" w14:textId="77777777" w:rsidR="00F9382B" w:rsidRPr="00F9382B" w:rsidRDefault="00F9382B" w:rsidP="00F9382B">
      <w:r w:rsidRPr="00F9382B">
        <w:t>Both CMake and Meson sit at the same layer. Ninja sits below both.</w:t>
      </w:r>
    </w:p>
    <w:p w14:paraId="4A674D22" w14:textId="77777777" w:rsidR="00F9382B" w:rsidRPr="00F9382B" w:rsidRDefault="00F9382B" w:rsidP="00F9382B">
      <w:r w:rsidRPr="00F9382B">
        <w:pict w14:anchorId="1C439004">
          <v:rect id="_x0000_i2135" style="width:0;height:1.5pt" o:hralign="center" o:hrstd="t" o:hr="t" fillcolor="#a0a0a0" stroked="f"/>
        </w:pict>
      </w:r>
    </w:p>
    <w:p w14:paraId="7806EF9C" w14:textId="77777777" w:rsidR="00F9382B" w:rsidRPr="00F9382B" w:rsidRDefault="00F9382B" w:rsidP="00F9382B">
      <w:pPr>
        <w:rPr>
          <w:b/>
          <w:bCs/>
        </w:rPr>
      </w:pPr>
      <w:r w:rsidRPr="00F9382B">
        <w:rPr>
          <w:b/>
          <w:bCs/>
        </w:rPr>
        <w:t>Why Meson Is Preferred in Modern Python Extension Work</w:t>
      </w:r>
    </w:p>
    <w:p w14:paraId="3D2320D8" w14:textId="77777777" w:rsidR="00F9382B" w:rsidRPr="00F9382B" w:rsidRDefault="00F9382B" w:rsidP="00F9382B">
      <w:r w:rsidRPr="00F9382B">
        <w:t>This is where your intuition is correct. The specific reasons:</w:t>
      </w:r>
    </w:p>
    <w:p w14:paraId="07AFCAF9" w14:textId="77777777" w:rsidR="00F9382B" w:rsidRPr="00F9382B" w:rsidRDefault="00F9382B" w:rsidP="00F9382B">
      <w:r w:rsidRPr="00F9382B">
        <w:rPr>
          <w:b/>
          <w:bCs/>
        </w:rPr>
        <w:t>1. meson-python exists as a PEP 517 backend</w:t>
      </w:r>
    </w:p>
    <w:p w14:paraId="7E0A7763" w14:textId="77777777" w:rsidR="00F9382B" w:rsidRPr="00F9382B" w:rsidRDefault="00F9382B" w:rsidP="00F9382B">
      <w:r w:rsidRPr="00F9382B">
        <w:t>pyproject.toml requires a build backend. meson-python is one such backend. There is no equivalent mature cmake-python backend. So for Python extensions specifically, Meson has a direct integration path that CMake lacks.</w:t>
      </w:r>
    </w:p>
    <w:p w14:paraId="7293155C" w14:textId="77777777" w:rsidR="00F9382B" w:rsidRPr="00F9382B" w:rsidRDefault="00F9382B" w:rsidP="00F9382B">
      <w:r w:rsidRPr="00F9382B">
        <w:rPr>
          <w:b/>
          <w:bCs/>
        </w:rPr>
        <w:t>2. NumPy switched from CMake to Meson (NumPy 1.26, 2023)</w:t>
      </w:r>
    </w:p>
    <w:p w14:paraId="0FA76921" w14:textId="77777777" w:rsidR="00F9382B" w:rsidRPr="00F9382B" w:rsidRDefault="00F9382B" w:rsidP="00F9382B">
      <w:r w:rsidRPr="00F9382B">
        <w:t>This was the most significant signal in the Python ecosystem. NumPy is one of the largest and most complex C extension projects. Their migration report explicitly cited:</w:t>
      </w:r>
    </w:p>
    <w:p w14:paraId="2478D076" w14:textId="77777777" w:rsidR="00F9382B" w:rsidRPr="00F9382B" w:rsidRDefault="00F9382B" w:rsidP="002F0099">
      <w:pPr>
        <w:numPr>
          <w:ilvl w:val="0"/>
          <w:numId w:val="6"/>
        </w:numPr>
      </w:pPr>
      <w:r w:rsidRPr="00F9382B">
        <w:t>CMake's syntax being inconsistent and hard to reason about</w:t>
      </w:r>
    </w:p>
    <w:p w14:paraId="49E1FE8E" w14:textId="77777777" w:rsidR="00F9382B" w:rsidRPr="00F9382B" w:rsidRDefault="00F9382B" w:rsidP="002F0099">
      <w:pPr>
        <w:numPr>
          <w:ilvl w:val="0"/>
          <w:numId w:val="6"/>
        </w:numPr>
      </w:pPr>
      <w:r w:rsidRPr="00F9382B">
        <w:t>Meson's Python-like syntax being far more readable</w:t>
      </w:r>
    </w:p>
    <w:p w14:paraId="7DEF768F" w14:textId="77777777" w:rsidR="00F9382B" w:rsidRPr="00F9382B" w:rsidRDefault="00F9382B" w:rsidP="002F0099">
      <w:pPr>
        <w:numPr>
          <w:ilvl w:val="0"/>
          <w:numId w:val="6"/>
        </w:numPr>
      </w:pPr>
      <w:r w:rsidRPr="00F9382B">
        <w:t>Meson's built-in Python extension support (import('python')) vs CMake needing manual FindPython juggling</w:t>
      </w:r>
    </w:p>
    <w:p w14:paraId="66A43825" w14:textId="77777777" w:rsidR="00F9382B" w:rsidRPr="00F9382B" w:rsidRDefault="00F9382B" w:rsidP="00F9382B">
      <w:r w:rsidRPr="00F9382B">
        <w:t>SciPy followed shortly after.</w:t>
      </w:r>
    </w:p>
    <w:p w14:paraId="450AC85F" w14:textId="77777777" w:rsidR="00F9382B" w:rsidRPr="00F9382B" w:rsidRDefault="00F9382B" w:rsidP="00F9382B">
      <w:r w:rsidRPr="00F9382B">
        <w:rPr>
          <w:b/>
          <w:bCs/>
        </w:rPr>
        <w:t>3. Meson syntax is dramatically cleaner</w:t>
      </w:r>
    </w:p>
    <w:p w14:paraId="49B5B1B0" w14:textId="77777777" w:rsidR="00F9382B" w:rsidRPr="00F9382B" w:rsidRDefault="00F9382B" w:rsidP="00F9382B">
      <w:r w:rsidRPr="00F9382B">
        <w:t>Compare detecting a compiler feature:</w:t>
      </w:r>
    </w:p>
    <w:p w14:paraId="5A6E8A39" w14:textId="77777777" w:rsidR="00F9382B" w:rsidRPr="00F9382B" w:rsidRDefault="00F9382B" w:rsidP="00F9382B">
      <w:r w:rsidRPr="00F9382B">
        <w:t>cmake</w:t>
      </w:r>
    </w:p>
    <w:p w14:paraId="5DB98C04" w14:textId="77777777" w:rsidR="00F9382B" w:rsidRPr="00F9382B" w:rsidRDefault="00F9382B" w:rsidP="00F9382B">
      <w:r w:rsidRPr="00F9382B">
        <w:t># CMake</w:t>
      </w:r>
    </w:p>
    <w:p w14:paraId="323D5117" w14:textId="77777777" w:rsidR="00F9382B" w:rsidRPr="00F9382B" w:rsidRDefault="00F9382B" w:rsidP="00F9382B">
      <w:r w:rsidRPr="00F9382B">
        <w:t>include(CheckCSourceCompiles)</w:t>
      </w:r>
    </w:p>
    <w:p w14:paraId="755CBED0" w14:textId="77777777" w:rsidR="00F9382B" w:rsidRPr="00F9382B" w:rsidRDefault="00F9382B" w:rsidP="00F9382B">
      <w:r w:rsidRPr="00F9382B">
        <w:t>check_c_source_compiles("</w:t>
      </w:r>
    </w:p>
    <w:p w14:paraId="02111B24" w14:textId="77777777" w:rsidR="00F9382B" w:rsidRPr="00F9382B" w:rsidRDefault="00F9382B" w:rsidP="00F9382B">
      <w:r w:rsidRPr="00F9382B">
        <w:t xml:space="preserve">    #include &lt;immintrin.h&gt;</w:t>
      </w:r>
    </w:p>
    <w:p w14:paraId="654AE501" w14:textId="77777777" w:rsidR="00F9382B" w:rsidRPr="00F9382B" w:rsidRDefault="00F9382B" w:rsidP="00F9382B">
      <w:r w:rsidRPr="00F9382B">
        <w:t xml:space="preserve">    int main(void) { unsigned long long v; return _rdseed64_step(&amp;v); }</w:t>
      </w:r>
    </w:p>
    <w:p w14:paraId="054048A9" w14:textId="77777777" w:rsidR="00F9382B" w:rsidRPr="00F9382B" w:rsidRDefault="00F9382B" w:rsidP="00F9382B">
      <w:r w:rsidRPr="00F9382B">
        <w:t>" HAVE_RDSEED)</w:t>
      </w:r>
    </w:p>
    <w:p w14:paraId="0E303817" w14:textId="77777777" w:rsidR="00F9382B" w:rsidRPr="00F9382B" w:rsidRDefault="00F9382B" w:rsidP="00F9382B">
      <w:r w:rsidRPr="00F9382B">
        <w:t>if(NOT HAVE_RDSEED)</w:t>
      </w:r>
    </w:p>
    <w:p w14:paraId="6AE482C6" w14:textId="77777777" w:rsidR="00F9382B" w:rsidRPr="00F9382B" w:rsidRDefault="00F9382B" w:rsidP="00F9382B">
      <w:r w:rsidRPr="00F9382B">
        <w:t xml:space="preserve">    message(FATAL_ERROR "RDSEED not available")</w:t>
      </w:r>
    </w:p>
    <w:p w14:paraId="5B79DD84" w14:textId="77777777" w:rsidR="00F9382B" w:rsidRPr="00F9382B" w:rsidRDefault="00F9382B" w:rsidP="00F9382B">
      <w:r w:rsidRPr="00F9382B">
        <w:t>endif()</w:t>
      </w:r>
    </w:p>
    <w:p w14:paraId="6D33E6E5" w14:textId="77777777" w:rsidR="00F9382B" w:rsidRPr="00F9382B" w:rsidRDefault="00F9382B" w:rsidP="00F9382B">
      <w:r w:rsidRPr="00F9382B">
        <w:t>meson</w:t>
      </w:r>
    </w:p>
    <w:p w14:paraId="7B2DC624" w14:textId="77777777" w:rsidR="00F9382B" w:rsidRPr="00F9382B" w:rsidRDefault="00F9382B" w:rsidP="00F9382B">
      <w:r w:rsidRPr="00F9382B">
        <w:lastRenderedPageBreak/>
        <w:t># Meson — exactly what you have in your file</w:t>
      </w:r>
    </w:p>
    <w:p w14:paraId="26174319" w14:textId="77777777" w:rsidR="00F9382B" w:rsidRPr="00F9382B" w:rsidRDefault="00F9382B" w:rsidP="00F9382B">
      <w:r w:rsidRPr="00F9382B">
        <w:t>rdseed_check = cc.compiles('''</w:t>
      </w:r>
    </w:p>
    <w:p w14:paraId="6575DED6" w14:textId="77777777" w:rsidR="00F9382B" w:rsidRPr="00F9382B" w:rsidRDefault="00F9382B" w:rsidP="00F9382B">
      <w:r w:rsidRPr="00F9382B">
        <w:t xml:space="preserve">    #include &lt;immintrin.h&gt;</w:t>
      </w:r>
    </w:p>
    <w:p w14:paraId="75F29FE4" w14:textId="77777777" w:rsidR="00F9382B" w:rsidRPr="00F9382B" w:rsidRDefault="00F9382B" w:rsidP="00F9382B">
      <w:r w:rsidRPr="00F9382B">
        <w:t xml:space="preserve">    int main(void) { unsigned long long v; return _rdseed64_step(&amp;v); }</w:t>
      </w:r>
    </w:p>
    <w:p w14:paraId="77ECDA19" w14:textId="77777777" w:rsidR="00F9382B" w:rsidRPr="00F9382B" w:rsidRDefault="00F9382B" w:rsidP="00F9382B">
      <w:r w:rsidRPr="00F9382B">
        <w:t>''', name: 'RDSEED intrinsic available')</w:t>
      </w:r>
    </w:p>
    <w:p w14:paraId="5477DD0E" w14:textId="77777777" w:rsidR="00F9382B" w:rsidRPr="00F9382B" w:rsidRDefault="00F9382B" w:rsidP="00F9382B"/>
    <w:p w14:paraId="15683230" w14:textId="77777777" w:rsidR="00F9382B" w:rsidRPr="00F9382B" w:rsidRDefault="00F9382B" w:rsidP="00F9382B">
      <w:r w:rsidRPr="00F9382B">
        <w:t>if not rdseed_check</w:t>
      </w:r>
    </w:p>
    <w:p w14:paraId="595A1595" w14:textId="77777777" w:rsidR="00F9382B" w:rsidRPr="00F9382B" w:rsidRDefault="00F9382B" w:rsidP="00F9382B">
      <w:r w:rsidRPr="00F9382B">
        <w:t xml:space="preserve">    error('RDSEED not available')</w:t>
      </w:r>
    </w:p>
    <w:p w14:paraId="6FFACD2B" w14:textId="77777777" w:rsidR="00F9382B" w:rsidRPr="00F9382B" w:rsidRDefault="00F9382B" w:rsidP="00F9382B">
      <w:r w:rsidRPr="00F9382B">
        <w:t>endif</w:t>
      </w:r>
    </w:p>
    <w:p w14:paraId="039DD4E0" w14:textId="77777777" w:rsidR="00F9382B" w:rsidRPr="00F9382B" w:rsidRDefault="00F9382B" w:rsidP="00F9382B">
      <w:r w:rsidRPr="00F9382B">
        <w:t>Your meson.build already demonstrates this — it reads almost like pseudocode.</w:t>
      </w:r>
    </w:p>
    <w:p w14:paraId="58FC385E" w14:textId="77777777" w:rsidR="00F9382B" w:rsidRPr="00F9382B" w:rsidRDefault="00F9382B" w:rsidP="00F9382B">
      <w:r w:rsidRPr="00F9382B">
        <w:rPr>
          <w:b/>
          <w:bCs/>
        </w:rPr>
        <w:t>4. No separate configure step mental model</w:t>
      </w:r>
    </w:p>
    <w:p w14:paraId="5F0B4151" w14:textId="77777777" w:rsidR="00F9382B" w:rsidRPr="00F9382B" w:rsidRDefault="00F9382B" w:rsidP="00F9382B">
      <w:r w:rsidRPr="00F9382B">
        <w:t>CMake has a two-phase model (configure → build) that confuses people constantly with stale cache issues (CMakeCache.txt). Meson separates these cleanly with an explicit meson setup builddir and never silently uses stale state.</w:t>
      </w:r>
    </w:p>
    <w:p w14:paraId="4DD5B217" w14:textId="77777777" w:rsidR="00F9382B" w:rsidRPr="00F9382B" w:rsidRDefault="00F9382B" w:rsidP="00F9382B">
      <w:r w:rsidRPr="00F9382B">
        <w:rPr>
          <w:b/>
          <w:bCs/>
        </w:rPr>
        <w:t>5. Ninja is Meson's default and only real target</w:t>
      </w:r>
    </w:p>
    <w:p w14:paraId="1A1E0B41" w14:textId="77777777" w:rsidR="00F9382B" w:rsidRPr="00F9382B" w:rsidRDefault="00F9382B" w:rsidP="00F9382B">
      <w:r w:rsidRPr="00F9382B">
        <w:t>CMake can generate Makefiles, Ninja files, Visual Studio projects, Xcode projects — this flexibility is also a source of inconsistency across platforms. Meson standardised on Ninja and that decision simplified everything.</w:t>
      </w:r>
    </w:p>
    <w:p w14:paraId="0DA26980" w14:textId="77777777" w:rsidR="00F9382B" w:rsidRPr="00F9382B" w:rsidRDefault="00F9382B" w:rsidP="00F9382B">
      <w:r w:rsidRPr="00F9382B">
        <w:pict w14:anchorId="66F8AED6">
          <v:rect id="_x0000_i2136" style="width:0;height:1.5pt" o:hralign="center" o:hrstd="t" o:hr="t" fillcolor="#a0a0a0" stroked="f"/>
        </w:pict>
      </w:r>
    </w:p>
    <w:p w14:paraId="2AB5FF69" w14:textId="77777777" w:rsidR="00F9382B" w:rsidRPr="00F9382B" w:rsidRDefault="00F9382B" w:rsidP="00F9382B">
      <w:pPr>
        <w:rPr>
          <w:b/>
          <w:bCs/>
        </w:rPr>
      </w:pPr>
      <w:r w:rsidRPr="00F9382B">
        <w:rPr>
          <w:b/>
          <w:bCs/>
        </w:rPr>
        <w:t>Where CMake Still Wins</w:t>
      </w:r>
    </w:p>
    <w:p w14:paraId="2314238E" w14:textId="77777777" w:rsidR="00F9382B" w:rsidRPr="00F9382B" w:rsidRDefault="00F9382B" w:rsidP="00F9382B">
      <w:r w:rsidRPr="00F9382B">
        <w:t>Being fair — CMake is not going away and has genuine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4838"/>
      </w:tblGrid>
      <w:tr w:rsidR="00F9382B" w:rsidRPr="00F9382B" w14:paraId="6A899E87" w14:textId="77777777">
        <w:trPr>
          <w:tblHeader/>
          <w:tblCellSpacing w:w="15" w:type="dxa"/>
        </w:trPr>
        <w:tc>
          <w:tcPr>
            <w:tcW w:w="0" w:type="auto"/>
            <w:vAlign w:val="center"/>
            <w:hideMark/>
          </w:tcPr>
          <w:p w14:paraId="56A4D234" w14:textId="77777777" w:rsidR="00F9382B" w:rsidRPr="00F9382B" w:rsidRDefault="00F9382B" w:rsidP="00F9382B">
            <w:pPr>
              <w:rPr>
                <w:b/>
                <w:bCs/>
              </w:rPr>
            </w:pPr>
            <w:r w:rsidRPr="00F9382B">
              <w:rPr>
                <w:b/>
                <w:bCs/>
              </w:rPr>
              <w:t>Situation</w:t>
            </w:r>
          </w:p>
        </w:tc>
        <w:tc>
          <w:tcPr>
            <w:tcW w:w="0" w:type="auto"/>
            <w:vAlign w:val="center"/>
            <w:hideMark/>
          </w:tcPr>
          <w:p w14:paraId="0C210A02" w14:textId="77777777" w:rsidR="00F9382B" w:rsidRPr="00F9382B" w:rsidRDefault="00F9382B" w:rsidP="00F9382B">
            <w:pPr>
              <w:rPr>
                <w:b/>
                <w:bCs/>
              </w:rPr>
            </w:pPr>
            <w:r w:rsidRPr="00F9382B">
              <w:rPr>
                <w:b/>
                <w:bCs/>
              </w:rPr>
              <w:t>Why CMake still wins</w:t>
            </w:r>
          </w:p>
        </w:tc>
      </w:tr>
      <w:tr w:rsidR="00F9382B" w:rsidRPr="00F9382B" w14:paraId="70D6ACAD" w14:textId="77777777">
        <w:trPr>
          <w:tblCellSpacing w:w="15" w:type="dxa"/>
        </w:trPr>
        <w:tc>
          <w:tcPr>
            <w:tcW w:w="0" w:type="auto"/>
            <w:vAlign w:val="center"/>
            <w:hideMark/>
          </w:tcPr>
          <w:p w14:paraId="3C939CE6" w14:textId="77777777" w:rsidR="00F9382B" w:rsidRPr="00F9382B" w:rsidRDefault="00F9382B" w:rsidP="00F9382B">
            <w:r w:rsidRPr="00F9382B">
              <w:t>Large C++ projects (LLVM, OpenCV, Qt)</w:t>
            </w:r>
          </w:p>
        </w:tc>
        <w:tc>
          <w:tcPr>
            <w:tcW w:w="0" w:type="auto"/>
            <w:vAlign w:val="center"/>
            <w:hideMark/>
          </w:tcPr>
          <w:p w14:paraId="05F70710" w14:textId="77777777" w:rsidR="00F9382B" w:rsidRPr="00F9382B" w:rsidRDefault="00F9382B" w:rsidP="00F9382B">
            <w:r w:rsidRPr="00F9382B">
              <w:t>Decades of CMake investment, not being rewritten</w:t>
            </w:r>
          </w:p>
        </w:tc>
      </w:tr>
      <w:tr w:rsidR="00F9382B" w:rsidRPr="00F9382B" w14:paraId="0D1F1793" w14:textId="77777777">
        <w:trPr>
          <w:tblCellSpacing w:w="15" w:type="dxa"/>
        </w:trPr>
        <w:tc>
          <w:tcPr>
            <w:tcW w:w="0" w:type="auto"/>
            <w:vAlign w:val="center"/>
            <w:hideMark/>
          </w:tcPr>
          <w:p w14:paraId="76AB6E11" w14:textId="77777777" w:rsidR="00F9382B" w:rsidRPr="00F9382B" w:rsidRDefault="00F9382B" w:rsidP="00F9382B">
            <w:r w:rsidRPr="00F9382B">
              <w:t>CLion / Visual Studio IDE integration</w:t>
            </w:r>
          </w:p>
        </w:tc>
        <w:tc>
          <w:tcPr>
            <w:tcW w:w="0" w:type="auto"/>
            <w:vAlign w:val="center"/>
            <w:hideMark/>
          </w:tcPr>
          <w:p w14:paraId="29AA80E2" w14:textId="77777777" w:rsidR="00F9382B" w:rsidRPr="00F9382B" w:rsidRDefault="00F9382B" w:rsidP="00F9382B">
            <w:r w:rsidRPr="00F9382B">
              <w:t>Both have deep native CMake support</w:t>
            </w:r>
          </w:p>
        </w:tc>
      </w:tr>
      <w:tr w:rsidR="00F9382B" w:rsidRPr="00F9382B" w14:paraId="525943C9" w14:textId="77777777">
        <w:trPr>
          <w:tblCellSpacing w:w="15" w:type="dxa"/>
        </w:trPr>
        <w:tc>
          <w:tcPr>
            <w:tcW w:w="0" w:type="auto"/>
            <w:vAlign w:val="center"/>
            <w:hideMark/>
          </w:tcPr>
          <w:p w14:paraId="7CD82217" w14:textId="77777777" w:rsidR="00F9382B" w:rsidRPr="00F9382B" w:rsidRDefault="00F9382B" w:rsidP="00F9382B">
            <w:r w:rsidRPr="00F9382B">
              <w:t>Cross-compilation for embedded</w:t>
            </w:r>
          </w:p>
        </w:tc>
        <w:tc>
          <w:tcPr>
            <w:tcW w:w="0" w:type="auto"/>
            <w:vAlign w:val="center"/>
            <w:hideMark/>
          </w:tcPr>
          <w:p w14:paraId="0AA0B555" w14:textId="77777777" w:rsidR="00F9382B" w:rsidRPr="00F9382B" w:rsidRDefault="00F9382B" w:rsidP="00F9382B">
            <w:r w:rsidRPr="00F9382B">
              <w:t>CMake toolchain files are battle-tested</w:t>
            </w:r>
          </w:p>
        </w:tc>
      </w:tr>
      <w:tr w:rsidR="00F9382B" w:rsidRPr="00F9382B" w14:paraId="3DD05C42" w14:textId="77777777">
        <w:trPr>
          <w:tblCellSpacing w:w="15" w:type="dxa"/>
        </w:trPr>
        <w:tc>
          <w:tcPr>
            <w:tcW w:w="0" w:type="auto"/>
            <w:vAlign w:val="center"/>
            <w:hideMark/>
          </w:tcPr>
          <w:p w14:paraId="458A61EB" w14:textId="77777777" w:rsidR="00F9382B" w:rsidRPr="00F9382B" w:rsidRDefault="00F9382B" w:rsidP="00F9382B">
            <w:r w:rsidRPr="00F9382B">
              <w:t>Finding third-party libraries</w:t>
            </w:r>
          </w:p>
        </w:tc>
        <w:tc>
          <w:tcPr>
            <w:tcW w:w="0" w:type="auto"/>
            <w:vAlign w:val="center"/>
            <w:hideMark/>
          </w:tcPr>
          <w:p w14:paraId="68DB3D6D" w14:textId="77777777" w:rsidR="00F9382B" w:rsidRPr="00F9382B" w:rsidRDefault="00F9382B" w:rsidP="00F9382B">
            <w:r w:rsidRPr="00F9382B">
              <w:t>find_package() ecosystem is massive</w:t>
            </w:r>
          </w:p>
        </w:tc>
      </w:tr>
      <w:tr w:rsidR="00F9382B" w:rsidRPr="00F9382B" w14:paraId="1CDA7022" w14:textId="77777777">
        <w:trPr>
          <w:tblCellSpacing w:w="15" w:type="dxa"/>
        </w:trPr>
        <w:tc>
          <w:tcPr>
            <w:tcW w:w="0" w:type="auto"/>
            <w:vAlign w:val="center"/>
            <w:hideMark/>
          </w:tcPr>
          <w:p w14:paraId="7D702BC3" w14:textId="77777777" w:rsidR="00F9382B" w:rsidRPr="00F9382B" w:rsidRDefault="00F9382B" w:rsidP="00F9382B">
            <w:r w:rsidRPr="00F9382B">
              <w:t>Corporate C++ teams</w:t>
            </w:r>
          </w:p>
        </w:tc>
        <w:tc>
          <w:tcPr>
            <w:tcW w:w="0" w:type="auto"/>
            <w:vAlign w:val="center"/>
            <w:hideMark/>
          </w:tcPr>
          <w:p w14:paraId="534BC53C" w14:textId="77777777" w:rsidR="00F9382B" w:rsidRPr="00F9382B" w:rsidRDefault="00F9382B" w:rsidP="00F9382B">
            <w:r w:rsidRPr="00F9382B">
              <w:t>CMake knowledge is assumed in job postings</w:t>
            </w:r>
          </w:p>
        </w:tc>
      </w:tr>
    </w:tbl>
    <w:p w14:paraId="030C79F5" w14:textId="77777777" w:rsidR="00F9382B" w:rsidRPr="00F9382B" w:rsidRDefault="00F9382B" w:rsidP="00F9382B">
      <w:r w:rsidRPr="00F9382B">
        <w:pict w14:anchorId="6D582939">
          <v:rect id="_x0000_i2137" style="width:0;height:1.5pt" o:hralign="center" o:hrstd="t" o:hr="t" fillcolor="#a0a0a0" stroked="f"/>
        </w:pict>
      </w:r>
    </w:p>
    <w:p w14:paraId="10AF68EC" w14:textId="77777777" w:rsidR="00F9382B" w:rsidRPr="00F9382B" w:rsidRDefault="00F9382B" w:rsidP="00F9382B">
      <w:pPr>
        <w:rPr>
          <w:b/>
          <w:bCs/>
        </w:rPr>
      </w:pPr>
      <w:r w:rsidRPr="00F9382B">
        <w:rPr>
          <w:b/>
          <w:bCs/>
        </w:rPr>
        <w:t>Your Specific Question: Later Python Versions</w:t>
      </w:r>
    </w:p>
    <w:p w14:paraId="3458F310" w14:textId="77777777" w:rsidR="00F9382B" w:rsidRPr="00F9382B" w:rsidRDefault="00F9382B" w:rsidP="00F9382B">
      <w:r w:rsidRPr="00F9382B">
        <w:t xml:space="preserve">You asked if you could switch to Meson in later Python versions — but you're </w:t>
      </w:r>
      <w:r w:rsidRPr="00F9382B">
        <w:rPr>
          <w:b/>
          <w:bCs/>
        </w:rPr>
        <w:t>already using it</w:t>
      </w:r>
      <w:r w:rsidRPr="00F9382B">
        <w:t>, which is the right choice. The trajectory in CPython itself confirms this:</w:t>
      </w:r>
    </w:p>
    <w:p w14:paraId="537188AC" w14:textId="77777777" w:rsidR="00F9382B" w:rsidRPr="00F9382B" w:rsidRDefault="00F9382B" w:rsidP="002F0099">
      <w:pPr>
        <w:numPr>
          <w:ilvl w:val="0"/>
          <w:numId w:val="7"/>
        </w:numPr>
      </w:pPr>
      <w:r w:rsidRPr="00F9382B">
        <w:t>CPython's own build system remains ./configure + Makefile for now, but</w:t>
      </w:r>
    </w:p>
    <w:p w14:paraId="459522D9" w14:textId="77777777" w:rsidR="00F9382B" w:rsidRPr="00F9382B" w:rsidRDefault="00F9382B" w:rsidP="002F0099">
      <w:pPr>
        <w:numPr>
          <w:ilvl w:val="0"/>
          <w:numId w:val="7"/>
        </w:numPr>
      </w:pPr>
      <w:r w:rsidRPr="00F9382B">
        <w:t xml:space="preserve">The </w:t>
      </w:r>
      <w:r w:rsidRPr="00F9382B">
        <w:rPr>
          <w:b/>
          <w:bCs/>
        </w:rPr>
        <w:t>extension module ecosystem</w:t>
      </w:r>
      <w:r w:rsidRPr="00F9382B">
        <w:t xml:space="preserve"> (NumPy, SciPy, Pandas build chain) has moved to Meson</w:t>
      </w:r>
    </w:p>
    <w:p w14:paraId="0566BC0C" w14:textId="77777777" w:rsidR="00F9382B" w:rsidRPr="00F9382B" w:rsidRDefault="00F9382B" w:rsidP="002F0099">
      <w:pPr>
        <w:numPr>
          <w:ilvl w:val="0"/>
          <w:numId w:val="7"/>
        </w:numPr>
      </w:pPr>
      <w:r w:rsidRPr="00F9382B">
        <w:t>meson-python is actively maintained and tracks new Python ABI versions quickly</w:t>
      </w:r>
    </w:p>
    <w:p w14:paraId="5148CA56" w14:textId="77777777" w:rsidR="00F9382B" w:rsidRPr="00F9382B" w:rsidRDefault="00F9382B" w:rsidP="002F0099">
      <w:pPr>
        <w:numPr>
          <w:ilvl w:val="0"/>
          <w:numId w:val="7"/>
        </w:numPr>
      </w:pPr>
      <w:r w:rsidRPr="00F9382B">
        <w:t>The limited_api: '3.14' line in your meson.build is exactly the kind of thing Meson handles natively that CMake requires workarounds for</w:t>
      </w:r>
    </w:p>
    <w:p w14:paraId="708724FF" w14:textId="77777777" w:rsidR="00F9382B" w:rsidRPr="00F9382B" w:rsidRDefault="00F9382B" w:rsidP="00F9382B">
      <w:r w:rsidRPr="00F9382B">
        <w:lastRenderedPageBreak/>
        <w:pict w14:anchorId="6A32559B">
          <v:rect id="_x0000_i2138" style="width:0;height:1.5pt" o:hralign="center" o:hrstd="t" o:hr="t" fillcolor="#a0a0a0" stroked="f"/>
        </w:pict>
      </w:r>
    </w:p>
    <w:p w14:paraId="0BA35016" w14:textId="77777777" w:rsidR="00F9382B" w:rsidRPr="00F9382B" w:rsidRDefault="00F9382B" w:rsidP="00F9382B">
      <w:pPr>
        <w:rPr>
          <w:b/>
          <w:bCs/>
        </w:rPr>
      </w:pPr>
      <w:r w:rsidRPr="00F9382B">
        <w:rPr>
          <w:b/>
          <w:bCs/>
        </w:rPr>
        <w:t>Direct Answer to Your Question</w:t>
      </w:r>
    </w:p>
    <w:p w14:paraId="134422CD" w14:textId="77777777" w:rsidR="00F9382B" w:rsidRPr="00F9382B" w:rsidRDefault="00F9382B" w:rsidP="00F9382B">
      <w:r w:rsidRPr="00F9382B">
        <w:t xml:space="preserve">They serve the </w:t>
      </w:r>
      <w:r w:rsidRPr="00F9382B">
        <w:rPr>
          <w:b/>
          <w:bCs/>
        </w:rPr>
        <w:t>same purpose</w:t>
      </w:r>
      <w:r w:rsidRPr="00F9382B">
        <w:t xml:space="preserve"> but Meson is preferred for Python extension work specifically because meson-python gives it a direct pyproject.toml integration that CMake has no equivalent for. For your hwrng project, staying with Meson is the correct long-term decision — you are already ahead of most projects on this.</w:t>
      </w:r>
    </w:p>
    <w:p w14:paraId="37F7DEE6" w14:textId="77777777" w:rsidR="00F9382B" w:rsidRPr="00F9382B" w:rsidRDefault="00F9382B" w:rsidP="00F9382B">
      <w:r w:rsidRPr="00F9382B">
        <w:t>But python has independent cmake package for what?</w:t>
      </w:r>
    </w:p>
    <w:p w14:paraId="3B2F01E2" w14:textId="77777777" w:rsidR="00F9382B" w:rsidRPr="00F9382B" w:rsidRDefault="00F9382B" w:rsidP="00F9382B">
      <w:r w:rsidRPr="00F9382B">
        <w:t>Great question. Let me be precise about this.</w:t>
      </w:r>
    </w:p>
    <w:p w14:paraId="15681D43" w14:textId="77777777" w:rsidR="00F9382B" w:rsidRPr="00F9382B" w:rsidRDefault="00F9382B" w:rsidP="00F9382B">
      <w:r w:rsidRPr="00F9382B">
        <w:pict w14:anchorId="280B1CB6">
          <v:rect id="_x0000_i2139" style="width:0;height:1.5pt" o:hralign="center" o:hrstd="t" o:hr="t" fillcolor="#a0a0a0" stroked="f"/>
        </w:pict>
      </w:r>
    </w:p>
    <w:p w14:paraId="563744DE" w14:textId="77777777" w:rsidR="00F9382B" w:rsidRPr="00F9382B" w:rsidRDefault="00F9382B" w:rsidP="00F9382B">
      <w:pPr>
        <w:rPr>
          <w:b/>
          <w:bCs/>
        </w:rPr>
      </w:pPr>
      <w:r w:rsidRPr="00F9382B">
        <w:rPr>
          <w:b/>
          <w:bCs/>
        </w:rPr>
        <w:t>The cmake Package on PyPI</w:t>
      </w:r>
    </w:p>
    <w:p w14:paraId="2159D4F6" w14:textId="77777777" w:rsidR="00F9382B" w:rsidRPr="00F9382B" w:rsidRDefault="00F9382B" w:rsidP="00F9382B">
      <w:r w:rsidRPr="00F9382B">
        <w:t>bash</w:t>
      </w:r>
    </w:p>
    <w:p w14:paraId="0E4BB2D1" w14:textId="77777777" w:rsidR="00F9382B" w:rsidRPr="00F9382B" w:rsidRDefault="00F9382B" w:rsidP="00F9382B">
      <w:r w:rsidRPr="00F9382B">
        <w:t>pip install cmake</w:t>
      </w:r>
    </w:p>
    <w:p w14:paraId="0917C06A" w14:textId="77777777" w:rsidR="00F9382B" w:rsidRPr="00F9382B" w:rsidRDefault="00F9382B" w:rsidP="00F9382B">
      <w:r w:rsidRPr="00F9382B">
        <w:t xml:space="preserve">This installs </w:t>
      </w:r>
      <w:r w:rsidRPr="00F9382B">
        <w:rPr>
          <w:b/>
          <w:bCs/>
        </w:rPr>
        <w:t>CMake the tool itself</w:t>
      </w:r>
      <w:r w:rsidRPr="00F9382B">
        <w:t xml:space="preserve"> — as a Python wheel. That's it. It is purely a </w:t>
      </w:r>
      <w:r w:rsidRPr="00F9382B">
        <w:rPr>
          <w:b/>
          <w:bCs/>
        </w:rPr>
        <w:t>distribution convenience</w:t>
      </w:r>
      <w:r w:rsidRPr="00F9382B">
        <w:t>, not a Python-CMake integration layer.</w:t>
      </w:r>
    </w:p>
    <w:p w14:paraId="6F3D56BB" w14:textId="77777777" w:rsidR="00F9382B" w:rsidRPr="00F9382B" w:rsidRDefault="00F9382B" w:rsidP="00F9382B">
      <w:pPr>
        <w:rPr>
          <w:b/>
          <w:bCs/>
        </w:rPr>
      </w:pPr>
      <w:r w:rsidRPr="00F9382B">
        <w:rPr>
          <w:b/>
          <w:bCs/>
        </w:rPr>
        <w:t>Why It Exists</w:t>
      </w:r>
    </w:p>
    <w:p w14:paraId="1F3534EE" w14:textId="77777777" w:rsidR="00F9382B" w:rsidRPr="00F9382B" w:rsidRDefault="00F9382B" w:rsidP="00F9382B">
      <w:r w:rsidRPr="00F9382B">
        <w:t>The problem it solves is simple:</w:t>
      </w:r>
    </w:p>
    <w:p w14:paraId="573C3EA4" w14:textId="77777777" w:rsidR="00F9382B" w:rsidRPr="00F9382B" w:rsidRDefault="00F9382B" w:rsidP="00F9382B">
      <w:r w:rsidRPr="00F9382B">
        <w:t>bash</w:t>
      </w:r>
    </w:p>
    <w:p w14:paraId="3D3BEB8D" w14:textId="77777777" w:rsidR="00F9382B" w:rsidRPr="00F9382B" w:rsidRDefault="00F9382B" w:rsidP="00F9382B">
      <w:r w:rsidRPr="00F9382B">
        <w:t># Without pip cmake — user must install CMake separately</w:t>
      </w:r>
    </w:p>
    <w:p w14:paraId="3EC84F1F" w14:textId="77777777" w:rsidR="00F9382B" w:rsidRPr="00F9382B" w:rsidRDefault="00F9382B" w:rsidP="00F9382B">
      <w:r w:rsidRPr="00F9382B">
        <w:t># Windows: download installer from cmake.org</w:t>
      </w:r>
    </w:p>
    <w:p w14:paraId="25903C5E" w14:textId="77777777" w:rsidR="00F9382B" w:rsidRPr="00F9382B" w:rsidRDefault="00F9382B" w:rsidP="00F9382B">
      <w:r w:rsidRPr="00F9382B">
        <w:t># Linux:   sudo apt install cmake  (often outdated version)</w:t>
      </w:r>
    </w:p>
    <w:p w14:paraId="2968AF67" w14:textId="77777777" w:rsidR="00F9382B" w:rsidRPr="00F9382B" w:rsidRDefault="00F9382B" w:rsidP="00F9382B">
      <w:r w:rsidRPr="00F9382B">
        <w:t># macOS:   brew install cmake</w:t>
      </w:r>
    </w:p>
    <w:p w14:paraId="301DC04F" w14:textId="77777777" w:rsidR="00F9382B" w:rsidRPr="00F9382B" w:rsidRDefault="00F9382B" w:rsidP="00F9382B"/>
    <w:p w14:paraId="006771E4" w14:textId="77777777" w:rsidR="00F9382B" w:rsidRPr="00F9382B" w:rsidRDefault="00F9382B" w:rsidP="00F9382B">
      <w:r w:rsidRPr="00F9382B">
        <w:t># With pip cmake — one command, always current version, no sudo</w:t>
      </w:r>
    </w:p>
    <w:p w14:paraId="1B88ED7B" w14:textId="77777777" w:rsidR="00F9382B" w:rsidRPr="00F9382B" w:rsidRDefault="00F9382B" w:rsidP="00F9382B">
      <w:r w:rsidRPr="00F9382B">
        <w:t>pip install cmake</w:t>
      </w:r>
    </w:p>
    <w:p w14:paraId="6F0B3D42" w14:textId="77777777" w:rsidR="00F9382B" w:rsidRPr="00F9382B" w:rsidRDefault="00F9382B" w:rsidP="00F9382B">
      <w:r w:rsidRPr="00F9382B">
        <w:t>It vendors the CMake binary inside a wheel so it lands in your Python environment's PATH. That's the entire purpose.</w:t>
      </w:r>
    </w:p>
    <w:p w14:paraId="1D39F055" w14:textId="77777777" w:rsidR="00F9382B" w:rsidRPr="00F9382B" w:rsidRDefault="00F9382B" w:rsidP="00F9382B">
      <w:r w:rsidRPr="00F9382B">
        <w:pict w14:anchorId="4D594031">
          <v:rect id="_x0000_i2140" style="width:0;height:1.5pt" o:hralign="center" o:hrstd="t" o:hr="t" fillcolor="#a0a0a0" stroked="f"/>
        </w:pict>
      </w:r>
    </w:p>
    <w:p w14:paraId="52C5C153" w14:textId="77777777" w:rsidR="00F9382B" w:rsidRPr="00F9382B" w:rsidRDefault="00F9382B" w:rsidP="00F9382B">
      <w:pPr>
        <w:rPr>
          <w:b/>
          <w:bCs/>
        </w:rPr>
      </w:pPr>
      <w:r w:rsidRPr="00F9382B">
        <w:rPr>
          <w:b/>
          <w:bCs/>
        </w:rPr>
        <w:t>What It Is NOT</w:t>
      </w:r>
    </w:p>
    <w:p w14:paraId="07965BD5" w14:textId="77777777" w:rsidR="00F9382B" w:rsidRPr="00F9382B" w:rsidRDefault="00F9382B" w:rsidP="00F9382B">
      <w:r w:rsidRPr="00F9382B">
        <w:t xml:space="preserve">It is </w:t>
      </w:r>
      <w:r w:rsidRPr="00F9382B">
        <w:rPr>
          <w:b/>
          <w:bCs/>
        </w:rPr>
        <w:t>not</w:t>
      </w:r>
      <w:r w:rsidRPr="00F9382B">
        <w:t>:</w:t>
      </w:r>
    </w:p>
    <w:p w14:paraId="2E4DA337" w14:textId="77777777" w:rsidR="00F9382B" w:rsidRPr="00F9382B" w:rsidRDefault="00F9382B" w:rsidP="002F0099">
      <w:pPr>
        <w:numPr>
          <w:ilvl w:val="0"/>
          <w:numId w:val="8"/>
        </w:numPr>
      </w:pPr>
      <w:r w:rsidRPr="00F9382B">
        <w:t>A way to use CMake as a pyproject.toml build backend</w:t>
      </w:r>
    </w:p>
    <w:p w14:paraId="737B4E98" w14:textId="77777777" w:rsidR="00F9382B" w:rsidRPr="00F9382B" w:rsidRDefault="00F9382B" w:rsidP="002F0099">
      <w:pPr>
        <w:numPr>
          <w:ilvl w:val="0"/>
          <w:numId w:val="8"/>
        </w:numPr>
      </w:pPr>
      <w:r w:rsidRPr="00F9382B">
        <w:t>An equivalent to meson-python</w:t>
      </w:r>
    </w:p>
    <w:p w14:paraId="5C830059" w14:textId="77777777" w:rsidR="00F9382B" w:rsidRPr="00F9382B" w:rsidRDefault="00F9382B" w:rsidP="002F0099">
      <w:pPr>
        <w:numPr>
          <w:ilvl w:val="0"/>
          <w:numId w:val="8"/>
        </w:numPr>
      </w:pPr>
      <w:r w:rsidRPr="00F9382B">
        <w:t>A Python API for writing CMake logic in Python</w:t>
      </w:r>
    </w:p>
    <w:p w14:paraId="28B13C29" w14:textId="77777777" w:rsidR="00F9382B" w:rsidRPr="00F9382B" w:rsidRDefault="00F9382B" w:rsidP="002F0099">
      <w:pPr>
        <w:numPr>
          <w:ilvl w:val="0"/>
          <w:numId w:val="8"/>
        </w:numPr>
      </w:pPr>
      <w:r w:rsidRPr="00F9382B">
        <w:t>Any kind of integration between CMake and Python packaging standards (PEP 517/518)</w:t>
      </w:r>
    </w:p>
    <w:p w14:paraId="325DC4F7" w14:textId="77777777" w:rsidR="00F9382B" w:rsidRPr="00F9382B" w:rsidRDefault="00F9382B" w:rsidP="00F9382B">
      <w:r w:rsidRPr="00F9382B">
        <w:pict w14:anchorId="74007BFA">
          <v:rect id="_x0000_i2141" style="width:0;height:1.5pt" o:hralign="center" o:hrstd="t" o:hr="t" fillcolor="#a0a0a0" stroked="f"/>
        </w:pict>
      </w:r>
    </w:p>
    <w:p w14:paraId="525A09ED" w14:textId="77777777" w:rsidR="00F9382B" w:rsidRPr="00F9382B" w:rsidRDefault="00F9382B" w:rsidP="00F9382B">
      <w:pPr>
        <w:rPr>
          <w:b/>
          <w:bCs/>
        </w:rPr>
      </w:pPr>
      <w:r w:rsidRPr="00F9382B">
        <w:rPr>
          <w:b/>
          <w:bCs/>
        </w:rPr>
        <w:t>The Ecosystem Around It</w:t>
      </w:r>
    </w:p>
    <w:p w14:paraId="633BACE6" w14:textId="77777777" w:rsidR="00F9382B" w:rsidRPr="00F9382B" w:rsidRDefault="00F9382B" w:rsidP="00F9382B">
      <w:r w:rsidRPr="00F9382B">
        <w:t>There are three separate PyPI packages commonly confused: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8733"/>
      </w:tblGrid>
      <w:tr w:rsidR="00F9382B" w:rsidRPr="00F9382B" w14:paraId="20189542" w14:textId="77777777">
        <w:trPr>
          <w:tblHeader/>
          <w:tblCellSpacing w:w="15" w:type="dxa"/>
        </w:trPr>
        <w:tc>
          <w:tcPr>
            <w:tcW w:w="0" w:type="auto"/>
            <w:vAlign w:val="center"/>
            <w:hideMark/>
          </w:tcPr>
          <w:p w14:paraId="0364F1AA" w14:textId="77777777" w:rsidR="00F9382B" w:rsidRPr="00F9382B" w:rsidRDefault="00F9382B" w:rsidP="00F9382B">
            <w:pPr>
              <w:rPr>
                <w:b/>
                <w:bCs/>
              </w:rPr>
            </w:pPr>
            <w:r w:rsidRPr="00F9382B">
              <w:rPr>
                <w:b/>
                <w:bCs/>
              </w:rPr>
              <w:lastRenderedPageBreak/>
              <w:t>Package</w:t>
            </w:r>
          </w:p>
        </w:tc>
        <w:tc>
          <w:tcPr>
            <w:tcW w:w="0" w:type="auto"/>
            <w:vAlign w:val="center"/>
            <w:hideMark/>
          </w:tcPr>
          <w:p w14:paraId="5297AEC5" w14:textId="77777777" w:rsidR="00F9382B" w:rsidRPr="00F9382B" w:rsidRDefault="00F9382B" w:rsidP="00F9382B">
            <w:pPr>
              <w:rPr>
                <w:b/>
                <w:bCs/>
              </w:rPr>
            </w:pPr>
            <w:r w:rsidRPr="00F9382B">
              <w:rPr>
                <w:b/>
                <w:bCs/>
              </w:rPr>
              <w:t>What it actually is</w:t>
            </w:r>
          </w:p>
        </w:tc>
      </w:tr>
      <w:tr w:rsidR="00F9382B" w:rsidRPr="00F9382B" w14:paraId="2980C63A" w14:textId="77777777">
        <w:trPr>
          <w:tblCellSpacing w:w="15" w:type="dxa"/>
        </w:trPr>
        <w:tc>
          <w:tcPr>
            <w:tcW w:w="0" w:type="auto"/>
            <w:vAlign w:val="center"/>
            <w:hideMark/>
          </w:tcPr>
          <w:p w14:paraId="6A22C8B6" w14:textId="77777777" w:rsidR="00F9382B" w:rsidRPr="00F9382B" w:rsidRDefault="00F9382B" w:rsidP="00F9382B">
            <w:r w:rsidRPr="00F9382B">
              <w:t>cmake</w:t>
            </w:r>
          </w:p>
        </w:tc>
        <w:tc>
          <w:tcPr>
            <w:tcW w:w="0" w:type="auto"/>
            <w:vAlign w:val="center"/>
            <w:hideMark/>
          </w:tcPr>
          <w:p w14:paraId="537ACFBF" w14:textId="77777777" w:rsidR="00F9382B" w:rsidRPr="00F9382B" w:rsidRDefault="00F9382B" w:rsidP="00F9382B">
            <w:r w:rsidRPr="00F9382B">
              <w:t>CMake binary vendored as a wheel</w:t>
            </w:r>
          </w:p>
        </w:tc>
      </w:tr>
      <w:tr w:rsidR="00F9382B" w:rsidRPr="00F9382B" w14:paraId="507C9F18" w14:textId="77777777">
        <w:trPr>
          <w:tblCellSpacing w:w="15" w:type="dxa"/>
        </w:trPr>
        <w:tc>
          <w:tcPr>
            <w:tcW w:w="0" w:type="auto"/>
            <w:vAlign w:val="center"/>
            <w:hideMark/>
          </w:tcPr>
          <w:p w14:paraId="4C4171DE" w14:textId="77777777" w:rsidR="00F9382B" w:rsidRPr="00F9382B" w:rsidRDefault="00F9382B" w:rsidP="00F9382B">
            <w:r w:rsidRPr="00F9382B">
              <w:t>ninja</w:t>
            </w:r>
          </w:p>
        </w:tc>
        <w:tc>
          <w:tcPr>
            <w:tcW w:w="0" w:type="auto"/>
            <w:vAlign w:val="center"/>
            <w:hideMark/>
          </w:tcPr>
          <w:p w14:paraId="05BA207A" w14:textId="77777777" w:rsidR="00F9382B" w:rsidRPr="00F9382B" w:rsidRDefault="00F9382B" w:rsidP="00F9382B">
            <w:r w:rsidRPr="00F9382B">
              <w:t>Ninja binary vendored as a wheel — same pattern</w:t>
            </w:r>
          </w:p>
        </w:tc>
      </w:tr>
      <w:tr w:rsidR="00F9382B" w:rsidRPr="00F9382B" w14:paraId="4C956F81" w14:textId="77777777">
        <w:trPr>
          <w:tblCellSpacing w:w="15" w:type="dxa"/>
        </w:trPr>
        <w:tc>
          <w:tcPr>
            <w:tcW w:w="0" w:type="auto"/>
            <w:vAlign w:val="center"/>
            <w:hideMark/>
          </w:tcPr>
          <w:p w14:paraId="57F02D17" w14:textId="77777777" w:rsidR="00F9382B" w:rsidRPr="00F9382B" w:rsidRDefault="00F9382B" w:rsidP="00F9382B">
            <w:r w:rsidRPr="00F9382B">
              <w:t>scikit-build-core</w:t>
            </w:r>
          </w:p>
        </w:tc>
        <w:tc>
          <w:tcPr>
            <w:tcW w:w="0" w:type="auto"/>
            <w:vAlign w:val="center"/>
            <w:hideMark/>
          </w:tcPr>
          <w:p w14:paraId="33FEAF3C" w14:textId="77777777" w:rsidR="00F9382B" w:rsidRPr="00F9382B" w:rsidRDefault="00F9382B" w:rsidP="00F9382B">
            <w:r w:rsidRPr="00F9382B">
              <w:t>Actual PEP 517 backend that uses CMake — the closest CMake equivalent to meson-python</w:t>
            </w:r>
          </w:p>
        </w:tc>
      </w:tr>
    </w:tbl>
    <w:p w14:paraId="1BE3987C" w14:textId="77777777" w:rsidR="00F9382B" w:rsidRPr="00F9382B" w:rsidRDefault="00F9382B" w:rsidP="00F9382B">
      <w:r w:rsidRPr="00F9382B">
        <w:t>scikit-build-core is the important one if someone wants CMake in a pyproject.toml world. It exists, it works, but it is newer and less mature than meson-python, and NumPy/SciPy evaluated it and still chose Meson.</w:t>
      </w:r>
    </w:p>
    <w:p w14:paraId="055D80C0" w14:textId="77777777" w:rsidR="00F9382B" w:rsidRPr="00F9382B" w:rsidRDefault="00F9382B" w:rsidP="00F9382B">
      <w:r w:rsidRPr="00F9382B">
        <w:pict w14:anchorId="51A12067">
          <v:rect id="_x0000_i2142" style="width:0;height:1.5pt" o:hralign="center" o:hrstd="t" o:hr="t" fillcolor="#a0a0a0" stroked="f"/>
        </w:pict>
      </w:r>
    </w:p>
    <w:p w14:paraId="6F2105F6" w14:textId="77777777" w:rsidR="00F9382B" w:rsidRPr="00F9382B" w:rsidRDefault="00F9382B" w:rsidP="00F9382B">
      <w:pPr>
        <w:rPr>
          <w:b/>
          <w:bCs/>
        </w:rPr>
      </w:pPr>
      <w:r w:rsidRPr="00F9382B">
        <w:rPr>
          <w:b/>
          <w:bCs/>
        </w:rPr>
        <w:t>How This Relates to Your Project</w:t>
      </w:r>
    </w:p>
    <w:p w14:paraId="60EEA1C1" w14:textId="77777777" w:rsidR="00F9382B" w:rsidRPr="00F9382B" w:rsidRDefault="00F9382B" w:rsidP="00F9382B">
      <w:r w:rsidRPr="00F9382B">
        <w:t>Your pyproject.toml already has:</w:t>
      </w:r>
    </w:p>
    <w:p w14:paraId="3DC05ED3" w14:textId="77777777" w:rsidR="00F9382B" w:rsidRPr="00F9382B" w:rsidRDefault="00F9382B" w:rsidP="00F9382B">
      <w:r w:rsidRPr="00F9382B">
        <w:t>toml</w:t>
      </w:r>
    </w:p>
    <w:p w14:paraId="1802AC35" w14:textId="77777777" w:rsidR="00F9382B" w:rsidRPr="00F9382B" w:rsidRDefault="00F9382B" w:rsidP="00F9382B">
      <w:r w:rsidRPr="00F9382B">
        <w:t>requires = ["meson-python", "meson", "ninja"]</w:t>
      </w:r>
    </w:p>
    <w:p w14:paraId="399521C8" w14:textId="77777777" w:rsidR="00F9382B" w:rsidRPr="00F9382B" w:rsidRDefault="00F9382B" w:rsidP="00F9382B">
      <w:r w:rsidRPr="00F9382B">
        <w:t>Notice ninja here is exactly the same pattern as cmake on PyPI — it vendors the Ninja binary so your build environment gets it automatically without the user installing it separately. So you're already using this pattern for Ninja.</w:t>
      </w:r>
    </w:p>
    <w:p w14:paraId="293DB5CC" w14:textId="77777777" w:rsidR="00F9382B" w:rsidRPr="00F9382B" w:rsidRDefault="00F9382B" w:rsidP="00F9382B">
      <w:r w:rsidRPr="00F9382B">
        <w:t>If you had chosen CMake instead, this line would look like:</w:t>
      </w:r>
    </w:p>
    <w:p w14:paraId="3F74192B" w14:textId="77777777" w:rsidR="00F9382B" w:rsidRPr="00F9382B" w:rsidRDefault="00F9382B" w:rsidP="00F9382B">
      <w:r w:rsidRPr="00F9382B">
        <w:t>toml</w:t>
      </w:r>
    </w:p>
    <w:p w14:paraId="63F65A17" w14:textId="77777777" w:rsidR="00F9382B" w:rsidRPr="00F9382B" w:rsidRDefault="00F9382B" w:rsidP="00F9382B">
      <w:r w:rsidRPr="00F9382B">
        <w:t>requires = ["scikit-build-core", "cmake", "ninja"]</w:t>
      </w:r>
    </w:p>
    <w:p w14:paraId="7CEB0B87" w14:textId="77777777" w:rsidR="00F9382B" w:rsidRPr="00F9382B" w:rsidRDefault="00F9382B" w:rsidP="00F9382B">
      <w:r w:rsidRPr="00F9382B">
        <w:t>But you don't need that — your Meson setup is the better choice for this project.</w:t>
      </w:r>
    </w:p>
    <w:p w14:paraId="60263ED0" w14:textId="77777777" w:rsidR="00F9382B" w:rsidRPr="00F9382B" w:rsidRDefault="00F9382B" w:rsidP="00F9382B">
      <w:r w:rsidRPr="00F9382B">
        <w:t xml:space="preserve">But I still don't get clearly logic behind having cmake and ninja as a package in python. </w:t>
      </w:r>
    </w:p>
    <w:p w14:paraId="3644ACAC" w14:textId="77777777" w:rsidR="00F9382B" w:rsidRPr="00F9382B" w:rsidRDefault="00F9382B" w:rsidP="00F9382B">
      <w:r w:rsidRPr="00F9382B">
        <w:t xml:space="preserve">For example, while compiling this hwrng my custom library on msys, I could not install ninja because it started to build from source and in between errors. I had to rely on system ninja package (ucrt64). </w:t>
      </w:r>
    </w:p>
    <w:p w14:paraId="03A106AC" w14:textId="77777777" w:rsidR="00F9382B" w:rsidRPr="00F9382B" w:rsidRDefault="00F9382B" w:rsidP="00F9382B">
      <w:r w:rsidRPr="00F9382B">
        <w:t>On the other hand, on windows I could install meson, meson-python, ninja through python and could build hwrng.</w:t>
      </w:r>
    </w:p>
    <w:p w14:paraId="5389B333" w14:textId="77777777" w:rsidR="00F9382B" w:rsidRPr="00F9382B" w:rsidRDefault="00F9382B" w:rsidP="00F9382B">
      <w:r w:rsidRPr="00F9382B">
        <w:t>So everything looking at different systems looks fluid and blurred.</w:t>
      </w:r>
    </w:p>
    <w:p w14:paraId="64AC86A3" w14:textId="77777777" w:rsidR="00F9382B" w:rsidRPr="00F9382B" w:rsidRDefault="00F9382B" w:rsidP="00F9382B">
      <w:r w:rsidRPr="00F9382B">
        <w:t>Your confusion is completely valid — this is genuinely inconsistent behaviour across systems. Let me make it concrete.</w:t>
      </w:r>
    </w:p>
    <w:p w14:paraId="49B6169F" w14:textId="77777777" w:rsidR="00F9382B" w:rsidRPr="00F9382B" w:rsidRDefault="00F9382B" w:rsidP="00F9382B">
      <w:r w:rsidRPr="00F9382B">
        <w:pict w14:anchorId="2D64EF8D">
          <v:rect id="_x0000_i2143" style="width:0;height:1.5pt" o:hralign="center" o:hrstd="t" o:hr="t" fillcolor="#a0a0a0" stroked="f"/>
        </w:pict>
      </w:r>
    </w:p>
    <w:p w14:paraId="698EB1D1" w14:textId="77777777" w:rsidR="00F9382B" w:rsidRPr="00F9382B" w:rsidRDefault="00F9382B" w:rsidP="00F9382B">
      <w:pPr>
        <w:rPr>
          <w:b/>
          <w:bCs/>
        </w:rPr>
      </w:pPr>
      <w:r w:rsidRPr="00F9382B">
        <w:rPr>
          <w:b/>
          <w:bCs/>
        </w:rPr>
        <w:t>The Core Logic Behind Bundling Build Tools as Python Packages</w:t>
      </w:r>
    </w:p>
    <w:p w14:paraId="224899E3" w14:textId="77777777" w:rsidR="00F9382B" w:rsidRPr="00F9382B" w:rsidRDefault="00F9382B" w:rsidP="00F9382B">
      <w:r w:rsidRPr="00F9382B">
        <w:t xml:space="preserve">The original motivation was </w:t>
      </w:r>
      <w:r w:rsidRPr="00F9382B">
        <w:rPr>
          <w:b/>
          <w:bCs/>
        </w:rPr>
        <w:t>CI/CD pipelines and isolated environments</w:t>
      </w:r>
      <w:r w:rsidRPr="00F9382B">
        <w:t>:</w:t>
      </w:r>
    </w:p>
    <w:p w14:paraId="56444FB6" w14:textId="77777777" w:rsidR="00F9382B" w:rsidRPr="00F9382B" w:rsidRDefault="00F9382B" w:rsidP="00F9382B">
      <w:r w:rsidRPr="00F9382B">
        <w:t>GitHub Actions / Azure DevOps runner</w:t>
      </w:r>
    </w:p>
    <w:p w14:paraId="15B2E671" w14:textId="77777777" w:rsidR="00F9382B" w:rsidRPr="00F9382B" w:rsidRDefault="00F9382B" w:rsidP="00F9382B">
      <w:r w:rsidRPr="00F9382B">
        <w:t xml:space="preserve">    └── bare Ubuntu/Windows image</w:t>
      </w:r>
    </w:p>
    <w:p w14:paraId="0B3F310E" w14:textId="77777777" w:rsidR="00F9382B" w:rsidRPr="00F9382B" w:rsidRDefault="00F9382B" w:rsidP="00F9382B">
      <w:r w:rsidRPr="00F9382B">
        <w:t xml:space="preserve">        └── Python installed</w:t>
      </w:r>
    </w:p>
    <w:p w14:paraId="12499BD0" w14:textId="77777777" w:rsidR="00F9382B" w:rsidRPr="00F9382B" w:rsidRDefault="00F9382B" w:rsidP="00F9382B">
      <w:r w:rsidRPr="00F9382B">
        <w:t xml:space="preserve">            └── pip install cmake ninja meson-python</w:t>
      </w:r>
    </w:p>
    <w:p w14:paraId="2CEB371B" w14:textId="77777777" w:rsidR="00F9382B" w:rsidRPr="00F9382B" w:rsidRDefault="00F9382B" w:rsidP="00F9382B">
      <w:r w:rsidRPr="00F9382B">
        <w:t xml:space="preserve">                └── everything needed in one command, known versions</w:t>
      </w:r>
    </w:p>
    <w:p w14:paraId="56ADD7A8" w14:textId="77777777" w:rsidR="00F9382B" w:rsidRPr="00F9382B" w:rsidRDefault="00F9382B" w:rsidP="00F9382B">
      <w:r w:rsidRPr="00F9382B">
        <w:t xml:space="preserve">The idea: if your entire toolchain comes from PyPI, you get </w:t>
      </w:r>
      <w:r w:rsidRPr="00F9382B">
        <w:rPr>
          <w:b/>
          <w:bCs/>
        </w:rPr>
        <w:t>reproducible builds</w:t>
      </w:r>
      <w:r w:rsidRPr="00F9382B">
        <w:t xml:space="preserve"> regardless of what the OS has installed. No apt install, no brew install, no version mismatches.</w:t>
      </w:r>
    </w:p>
    <w:p w14:paraId="6637217E" w14:textId="77777777" w:rsidR="00F9382B" w:rsidRPr="00F9382B" w:rsidRDefault="00F9382B" w:rsidP="00F9382B">
      <w:r w:rsidRPr="00F9382B">
        <w:t xml:space="preserve">This works perfectly on </w:t>
      </w:r>
      <w:r w:rsidRPr="00F9382B">
        <w:rPr>
          <w:b/>
          <w:bCs/>
        </w:rPr>
        <w:t>vanilla systems</w:t>
      </w:r>
      <w:r w:rsidRPr="00F9382B">
        <w:t xml:space="preserve"> where there is no conflict.</w:t>
      </w:r>
    </w:p>
    <w:p w14:paraId="6C0CDA54" w14:textId="77777777" w:rsidR="00F9382B" w:rsidRPr="00F9382B" w:rsidRDefault="00F9382B" w:rsidP="00F9382B">
      <w:r w:rsidRPr="00F9382B">
        <w:lastRenderedPageBreak/>
        <w:pict w14:anchorId="1446CFCA">
          <v:rect id="_x0000_i2144" style="width:0;height:1.5pt" o:hralign="center" o:hrstd="t" o:hr="t" fillcolor="#a0a0a0" stroked="f"/>
        </w:pict>
      </w:r>
    </w:p>
    <w:p w14:paraId="4420B683" w14:textId="77777777" w:rsidR="00F9382B" w:rsidRPr="00F9382B" w:rsidRDefault="00F9382B" w:rsidP="00F9382B">
      <w:pPr>
        <w:rPr>
          <w:b/>
          <w:bCs/>
        </w:rPr>
      </w:pPr>
      <w:r w:rsidRPr="00F9382B">
        <w:rPr>
          <w:b/>
          <w:bCs/>
        </w:rPr>
        <w:t>Why It Breaks on MSYS2 — Your Exact Problem</w:t>
      </w:r>
    </w:p>
    <w:p w14:paraId="36068BF1" w14:textId="77777777" w:rsidR="00F9382B" w:rsidRPr="00F9382B" w:rsidRDefault="00F9382B" w:rsidP="00F9382B">
      <w:r w:rsidRPr="00F9382B">
        <w:t>MSYS2 is the edge case that exposes the flaw in this logic:</w:t>
      </w:r>
    </w:p>
    <w:p w14:paraId="343379EA" w14:textId="77777777" w:rsidR="00F9382B" w:rsidRPr="00F9382B" w:rsidRDefault="00F9382B" w:rsidP="00F9382B">
      <w:r w:rsidRPr="00F9382B">
        <w:t>MSYS2 has its own package ecosystem (pacman)</w:t>
      </w:r>
    </w:p>
    <w:p w14:paraId="35D8C5EC" w14:textId="77777777" w:rsidR="00F9382B" w:rsidRPr="00F9382B" w:rsidRDefault="00F9382B" w:rsidP="00F9382B">
      <w:r w:rsidRPr="00F9382B">
        <w:t xml:space="preserve">    └── ucrt64/ninja  ← compiled natively for MSYS2 runtime</w:t>
      </w:r>
    </w:p>
    <w:p w14:paraId="582DC640" w14:textId="77777777" w:rsidR="00F9382B" w:rsidRPr="00F9382B" w:rsidRDefault="00F9382B" w:rsidP="00F9382B">
      <w:r w:rsidRPr="00F9382B">
        <w:t xml:space="preserve">    └── ucrt64/meson  ← same</w:t>
      </w:r>
    </w:p>
    <w:p w14:paraId="6F1B6515" w14:textId="77777777" w:rsidR="00F9382B" w:rsidRPr="00F9382B" w:rsidRDefault="00F9382B" w:rsidP="00F9382B"/>
    <w:p w14:paraId="0901BCAF" w14:textId="77777777" w:rsidR="00F9382B" w:rsidRPr="00F9382B" w:rsidRDefault="00F9382B" w:rsidP="00F9382B">
      <w:r w:rsidRPr="00F9382B">
        <w:t>pip install ninja</w:t>
      </w:r>
    </w:p>
    <w:p w14:paraId="22B04856" w14:textId="77777777" w:rsidR="00F9382B" w:rsidRPr="00F9382B" w:rsidRDefault="00F9382B" w:rsidP="00F9382B">
      <w:r w:rsidRPr="00F9382B">
        <w:t xml:space="preserve">    └── downloads ninja binary wheel</w:t>
      </w:r>
    </w:p>
    <w:p w14:paraId="5FD3DF03" w14:textId="77777777" w:rsidR="00F9382B" w:rsidRPr="00F9382B" w:rsidRDefault="00F9382B" w:rsidP="00F9382B">
      <w:r w:rsidRPr="00F9382B">
        <w:t xml:space="preserve">        └── compiled for generic Windows (MSVC runtime)</w:t>
      </w:r>
    </w:p>
    <w:p w14:paraId="5E1F52C6" w14:textId="77777777" w:rsidR="00F9382B" w:rsidRPr="00F9382B" w:rsidRDefault="00F9382B" w:rsidP="00F9382B">
      <w:r w:rsidRPr="00F9382B">
        <w:t xml:space="preserve">            └── MSYS2 runtime ≠ generic Windows runtime</w:t>
      </w:r>
    </w:p>
    <w:p w14:paraId="72B76A37" w14:textId="77777777" w:rsidR="00F9382B" w:rsidRPr="00F9382B" w:rsidRDefault="00F9382B" w:rsidP="00F9382B">
      <w:r w:rsidRPr="00F9382B">
        <w:t xml:space="preserve">                └── build from source attempted</w:t>
      </w:r>
    </w:p>
    <w:p w14:paraId="0172BC97" w14:textId="77777777" w:rsidR="00F9382B" w:rsidRPr="00F9382B" w:rsidRDefault="00F9382B" w:rsidP="00F9382B">
      <w:r w:rsidRPr="00F9382B">
        <w:t xml:space="preserve">                    └── fails mid-way ← exactly what you hit</w:t>
      </w:r>
    </w:p>
    <w:p w14:paraId="29B9A308" w14:textId="77777777" w:rsidR="00F9382B" w:rsidRPr="00F9382B" w:rsidRDefault="00F9382B" w:rsidP="00F9382B">
      <w:r w:rsidRPr="00F9382B">
        <w:t>The PyPI ninja wheel is built against the standard Windows CRT. MSYS2's ucrt64 environment expects binaries linked against UCRT in a specific way that the PyPI wheel doesn't satisfy — so pip falls back to building from source, which then fails because the build dependencies aren't there.</w:t>
      </w:r>
    </w:p>
    <w:p w14:paraId="51B029E5" w14:textId="77777777" w:rsidR="00F9382B" w:rsidRPr="00F9382B" w:rsidRDefault="00F9382B" w:rsidP="00F9382B">
      <w:r w:rsidRPr="00F9382B">
        <w:pict w14:anchorId="7B9E2A82">
          <v:rect id="_x0000_i2145" style="width:0;height:1.5pt" o:hralign="center" o:hrstd="t" o:hr="t" fillcolor="#a0a0a0" stroked="f"/>
        </w:pict>
      </w:r>
    </w:p>
    <w:p w14:paraId="6E44202D" w14:textId="77777777" w:rsidR="00F9382B" w:rsidRPr="00F9382B" w:rsidRDefault="00F9382B" w:rsidP="00F9382B">
      <w:pPr>
        <w:rPr>
          <w:b/>
          <w:bCs/>
        </w:rPr>
      </w:pPr>
      <w:r w:rsidRPr="00F9382B">
        <w:rPr>
          <w:b/>
          <w:bCs/>
        </w:rPr>
        <w:t>The General Rule That Emerges From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6243"/>
      </w:tblGrid>
      <w:tr w:rsidR="00F9382B" w:rsidRPr="00F9382B" w14:paraId="7E808465" w14:textId="77777777">
        <w:trPr>
          <w:tblHeader/>
          <w:tblCellSpacing w:w="15" w:type="dxa"/>
        </w:trPr>
        <w:tc>
          <w:tcPr>
            <w:tcW w:w="0" w:type="auto"/>
            <w:vAlign w:val="center"/>
            <w:hideMark/>
          </w:tcPr>
          <w:p w14:paraId="469348BF" w14:textId="77777777" w:rsidR="00F9382B" w:rsidRPr="00F9382B" w:rsidRDefault="00F9382B" w:rsidP="00F9382B">
            <w:pPr>
              <w:rPr>
                <w:b/>
                <w:bCs/>
              </w:rPr>
            </w:pPr>
            <w:r w:rsidRPr="00F9382B">
              <w:rPr>
                <w:b/>
                <w:bCs/>
              </w:rPr>
              <w:t>Environment</w:t>
            </w:r>
          </w:p>
        </w:tc>
        <w:tc>
          <w:tcPr>
            <w:tcW w:w="0" w:type="auto"/>
            <w:vAlign w:val="center"/>
            <w:hideMark/>
          </w:tcPr>
          <w:p w14:paraId="1B5A9E88" w14:textId="77777777" w:rsidR="00F9382B" w:rsidRPr="00F9382B" w:rsidRDefault="00F9382B" w:rsidP="00F9382B">
            <w:pPr>
              <w:rPr>
                <w:b/>
                <w:bCs/>
              </w:rPr>
            </w:pPr>
            <w:r w:rsidRPr="00F9382B">
              <w:rPr>
                <w:b/>
                <w:bCs/>
              </w:rPr>
              <w:t>Best source for cmake/ninja/meson</w:t>
            </w:r>
          </w:p>
        </w:tc>
      </w:tr>
      <w:tr w:rsidR="00F9382B" w:rsidRPr="00F9382B" w14:paraId="31D4DBA3" w14:textId="77777777">
        <w:trPr>
          <w:tblCellSpacing w:w="15" w:type="dxa"/>
        </w:trPr>
        <w:tc>
          <w:tcPr>
            <w:tcW w:w="0" w:type="auto"/>
            <w:vAlign w:val="center"/>
            <w:hideMark/>
          </w:tcPr>
          <w:p w14:paraId="2364115A" w14:textId="77777777" w:rsidR="00F9382B" w:rsidRPr="00F9382B" w:rsidRDefault="00F9382B" w:rsidP="00F9382B">
            <w:r w:rsidRPr="00F9382B">
              <w:t>Windows (pure)</w:t>
            </w:r>
          </w:p>
        </w:tc>
        <w:tc>
          <w:tcPr>
            <w:tcW w:w="0" w:type="auto"/>
            <w:vAlign w:val="center"/>
            <w:hideMark/>
          </w:tcPr>
          <w:p w14:paraId="50FA6A82" w14:textId="77777777" w:rsidR="00F9382B" w:rsidRPr="00F9382B" w:rsidRDefault="00F9382B" w:rsidP="00F9382B">
            <w:r w:rsidRPr="00F9382B">
              <w:t>PyPI — wheels work cleanly</w:t>
            </w:r>
          </w:p>
        </w:tc>
      </w:tr>
      <w:tr w:rsidR="00F9382B" w:rsidRPr="00F9382B" w14:paraId="6F8CD34C" w14:textId="77777777">
        <w:trPr>
          <w:tblCellSpacing w:w="15" w:type="dxa"/>
        </w:trPr>
        <w:tc>
          <w:tcPr>
            <w:tcW w:w="0" w:type="auto"/>
            <w:vAlign w:val="center"/>
            <w:hideMark/>
          </w:tcPr>
          <w:p w14:paraId="4DFAD0F5" w14:textId="77777777" w:rsidR="00F9382B" w:rsidRPr="00F9382B" w:rsidRDefault="00F9382B" w:rsidP="00F9382B">
            <w:r w:rsidRPr="00F9382B">
              <w:t>Linux (vanilla)</w:t>
            </w:r>
          </w:p>
        </w:tc>
        <w:tc>
          <w:tcPr>
            <w:tcW w:w="0" w:type="auto"/>
            <w:vAlign w:val="center"/>
            <w:hideMark/>
          </w:tcPr>
          <w:p w14:paraId="2A2F318E" w14:textId="77777777" w:rsidR="00F9382B" w:rsidRPr="00F9382B" w:rsidRDefault="00F9382B" w:rsidP="00F9382B">
            <w:r w:rsidRPr="00F9382B">
              <w:t>PyPI or system — usually both fine</w:t>
            </w:r>
          </w:p>
        </w:tc>
      </w:tr>
      <w:tr w:rsidR="00F9382B" w:rsidRPr="00F9382B" w14:paraId="1420A255" w14:textId="77777777">
        <w:trPr>
          <w:tblCellSpacing w:w="15" w:type="dxa"/>
        </w:trPr>
        <w:tc>
          <w:tcPr>
            <w:tcW w:w="0" w:type="auto"/>
            <w:vAlign w:val="center"/>
            <w:hideMark/>
          </w:tcPr>
          <w:p w14:paraId="08930C17" w14:textId="77777777" w:rsidR="00F9382B" w:rsidRPr="00F9382B" w:rsidRDefault="00F9382B" w:rsidP="00F9382B">
            <w:r w:rsidRPr="00F9382B">
              <w:t>macOS (vanilla)</w:t>
            </w:r>
          </w:p>
        </w:tc>
        <w:tc>
          <w:tcPr>
            <w:tcW w:w="0" w:type="auto"/>
            <w:vAlign w:val="center"/>
            <w:hideMark/>
          </w:tcPr>
          <w:p w14:paraId="0C437D0A" w14:textId="77777777" w:rsidR="00F9382B" w:rsidRPr="00F9382B" w:rsidRDefault="00F9382B" w:rsidP="00F9382B">
            <w:r w:rsidRPr="00F9382B">
              <w:t>PyPI or Homebrew — usually both fine</w:t>
            </w:r>
          </w:p>
        </w:tc>
      </w:tr>
      <w:tr w:rsidR="00F9382B" w:rsidRPr="00F9382B" w14:paraId="419828FA" w14:textId="77777777">
        <w:trPr>
          <w:tblCellSpacing w:w="15" w:type="dxa"/>
        </w:trPr>
        <w:tc>
          <w:tcPr>
            <w:tcW w:w="0" w:type="auto"/>
            <w:vAlign w:val="center"/>
            <w:hideMark/>
          </w:tcPr>
          <w:p w14:paraId="4300451C" w14:textId="77777777" w:rsidR="00F9382B" w:rsidRPr="00F9382B" w:rsidRDefault="00F9382B" w:rsidP="00F9382B">
            <w:r w:rsidRPr="00F9382B">
              <w:t>MSYS2</w:t>
            </w:r>
          </w:p>
        </w:tc>
        <w:tc>
          <w:tcPr>
            <w:tcW w:w="0" w:type="auto"/>
            <w:vAlign w:val="center"/>
            <w:hideMark/>
          </w:tcPr>
          <w:p w14:paraId="7C681FC8" w14:textId="77777777" w:rsidR="00F9382B" w:rsidRPr="00F9382B" w:rsidRDefault="00F9382B" w:rsidP="00F9382B">
            <w:r w:rsidRPr="00F9382B">
              <w:rPr>
                <w:b/>
                <w:bCs/>
              </w:rPr>
              <w:t>Always use pacman</w:t>
            </w:r>
            <w:r w:rsidRPr="00F9382B">
              <w:t xml:space="preserve"> — pacman -S mingw-w64-ucrt-x86_64-ninja</w:t>
            </w:r>
          </w:p>
        </w:tc>
      </w:tr>
      <w:tr w:rsidR="00F9382B" w:rsidRPr="00F9382B" w14:paraId="6265BDB0" w14:textId="77777777">
        <w:trPr>
          <w:tblCellSpacing w:w="15" w:type="dxa"/>
        </w:trPr>
        <w:tc>
          <w:tcPr>
            <w:tcW w:w="0" w:type="auto"/>
            <w:vAlign w:val="center"/>
            <w:hideMark/>
          </w:tcPr>
          <w:p w14:paraId="0568D943" w14:textId="77777777" w:rsidR="00F9382B" w:rsidRPr="00F9382B" w:rsidRDefault="00F9382B" w:rsidP="00F9382B">
            <w:r w:rsidRPr="00F9382B">
              <w:t>Conda environment</w:t>
            </w:r>
          </w:p>
        </w:tc>
        <w:tc>
          <w:tcPr>
            <w:tcW w:w="0" w:type="auto"/>
            <w:vAlign w:val="center"/>
            <w:hideMark/>
          </w:tcPr>
          <w:p w14:paraId="22639C09" w14:textId="77777777" w:rsidR="00F9382B" w:rsidRPr="00F9382B" w:rsidRDefault="00F9382B" w:rsidP="00F9382B">
            <w:r w:rsidRPr="00F9382B">
              <w:t>conda-forge — same isolation logic as PyPI wheels</w:t>
            </w:r>
          </w:p>
        </w:tc>
      </w:tr>
      <w:tr w:rsidR="00F9382B" w:rsidRPr="00F9382B" w14:paraId="4D98BCCA" w14:textId="77777777">
        <w:trPr>
          <w:tblCellSpacing w:w="15" w:type="dxa"/>
        </w:trPr>
        <w:tc>
          <w:tcPr>
            <w:tcW w:w="0" w:type="auto"/>
            <w:vAlign w:val="center"/>
            <w:hideMark/>
          </w:tcPr>
          <w:p w14:paraId="742B0085" w14:textId="77777777" w:rsidR="00F9382B" w:rsidRPr="00F9382B" w:rsidRDefault="00F9382B" w:rsidP="00F9382B">
            <w:r w:rsidRPr="00F9382B">
              <w:t>Docker container</w:t>
            </w:r>
          </w:p>
        </w:tc>
        <w:tc>
          <w:tcPr>
            <w:tcW w:w="0" w:type="auto"/>
            <w:vAlign w:val="center"/>
            <w:hideMark/>
          </w:tcPr>
          <w:p w14:paraId="30BFEAA0" w14:textId="77777777" w:rsidR="00F9382B" w:rsidRPr="00F9382B" w:rsidRDefault="00F9382B" w:rsidP="00F9382B">
            <w:r w:rsidRPr="00F9382B">
              <w:t>PyPI — clean slate, no conflicts</w:t>
            </w:r>
          </w:p>
        </w:tc>
      </w:tr>
    </w:tbl>
    <w:p w14:paraId="778F61DA" w14:textId="77777777" w:rsidR="00F9382B" w:rsidRPr="00F9382B" w:rsidRDefault="00F9382B" w:rsidP="00F9382B">
      <w:r w:rsidRPr="00F9382B">
        <w:pict w14:anchorId="7DD1AAEB">
          <v:rect id="_x0000_i2146" style="width:0;height:1.5pt" o:hralign="center" o:hrstd="t" o:hr="t" fillcolor="#a0a0a0" stroked="f"/>
        </w:pict>
      </w:r>
    </w:p>
    <w:p w14:paraId="52A9EB8B" w14:textId="77777777" w:rsidR="00F9382B" w:rsidRPr="00F9382B" w:rsidRDefault="00F9382B" w:rsidP="00F9382B">
      <w:pPr>
        <w:rPr>
          <w:b/>
          <w:bCs/>
        </w:rPr>
      </w:pPr>
      <w:r w:rsidRPr="00F9382B">
        <w:rPr>
          <w:b/>
          <w:bCs/>
        </w:rPr>
        <w:t>Why It Looks Fluid and Inconsistent</w:t>
      </w:r>
    </w:p>
    <w:p w14:paraId="5BBE1D5E" w14:textId="77777777" w:rsidR="00F9382B" w:rsidRPr="00F9382B" w:rsidRDefault="00F9382B" w:rsidP="00F9382B">
      <w:r w:rsidRPr="00F9382B">
        <w:t>Because it genuinely is — and here is the honest reason:</w:t>
      </w:r>
    </w:p>
    <w:p w14:paraId="2779923D" w14:textId="77777777" w:rsidR="00F9382B" w:rsidRPr="00F9382B" w:rsidRDefault="00F9382B" w:rsidP="00F9382B">
      <w:r w:rsidRPr="00F9382B">
        <w:t xml:space="preserve">These tools (CMake, Ninja, Meson) </w:t>
      </w:r>
      <w:r w:rsidRPr="00F9382B">
        <w:rPr>
          <w:b/>
          <w:bCs/>
        </w:rPr>
        <w:t>predate</w:t>
      </w:r>
      <w:r w:rsidRPr="00F9382B">
        <w:t xml:space="preserve"> the PyPI distribution model. They were system tools first. Bundling them as Python wheels was a pragmatic shortcut for CI convenience, not a principled architectural decision. The result is:</w:t>
      </w:r>
    </w:p>
    <w:p w14:paraId="7DEC07FF" w14:textId="77777777" w:rsidR="00F9382B" w:rsidRPr="00F9382B" w:rsidRDefault="00F9382B" w:rsidP="002F0099">
      <w:pPr>
        <w:numPr>
          <w:ilvl w:val="0"/>
          <w:numId w:val="9"/>
        </w:numPr>
      </w:pPr>
      <w:r w:rsidRPr="00F9382B">
        <w:t>On clean systems it works perfectly</w:t>
      </w:r>
    </w:p>
    <w:p w14:paraId="62FBB9AC" w14:textId="77777777" w:rsidR="00F9382B" w:rsidRPr="00F9382B" w:rsidRDefault="00F9382B" w:rsidP="002F0099">
      <w:pPr>
        <w:numPr>
          <w:ilvl w:val="0"/>
          <w:numId w:val="9"/>
        </w:numPr>
      </w:pPr>
      <w:r w:rsidRPr="00F9382B">
        <w:t>On systems with their own package managers (MSYS2, Conda, Nix) it creates exactly the runtime conflict you experienced</w:t>
      </w:r>
    </w:p>
    <w:p w14:paraId="6E0ED505" w14:textId="77777777" w:rsidR="00F9382B" w:rsidRPr="00F9382B" w:rsidRDefault="00F9382B" w:rsidP="002F0099">
      <w:pPr>
        <w:numPr>
          <w:ilvl w:val="0"/>
          <w:numId w:val="9"/>
        </w:numPr>
      </w:pPr>
      <w:r w:rsidRPr="00F9382B">
        <w:t>There is no central authority deciding which source wins</w:t>
      </w:r>
    </w:p>
    <w:p w14:paraId="4A0F2357" w14:textId="77777777" w:rsidR="00F9382B" w:rsidRPr="00F9382B" w:rsidRDefault="00F9382B" w:rsidP="00F9382B">
      <w:r w:rsidRPr="00F9382B">
        <w:pict w14:anchorId="6F96F693">
          <v:rect id="_x0000_i2147" style="width:0;height:1.5pt" o:hralign="center" o:hrstd="t" o:hr="t" fillcolor="#a0a0a0" stroked="f"/>
        </w:pict>
      </w:r>
    </w:p>
    <w:p w14:paraId="41CBAAA1" w14:textId="77777777" w:rsidR="00F9382B" w:rsidRPr="00F9382B" w:rsidRDefault="00F9382B" w:rsidP="00F9382B">
      <w:pPr>
        <w:rPr>
          <w:b/>
          <w:bCs/>
        </w:rPr>
      </w:pPr>
      <w:r w:rsidRPr="00F9382B">
        <w:rPr>
          <w:b/>
          <w:bCs/>
        </w:rPr>
        <w:lastRenderedPageBreak/>
        <w:t>What This Means for Your hwrng Project Specifically</w:t>
      </w:r>
    </w:p>
    <w:p w14:paraId="3D5DBD27" w14:textId="77777777" w:rsidR="00F9382B" w:rsidRPr="00F9382B" w:rsidRDefault="00F9382B" w:rsidP="00F9382B">
      <w:r w:rsidRPr="00F9382B">
        <w:t>Your pyproject.toml lists:</w:t>
      </w:r>
    </w:p>
    <w:p w14:paraId="502E52C4" w14:textId="77777777" w:rsidR="00F9382B" w:rsidRPr="00F9382B" w:rsidRDefault="00F9382B" w:rsidP="00F9382B">
      <w:r w:rsidRPr="00F9382B">
        <w:t>toml</w:t>
      </w:r>
    </w:p>
    <w:p w14:paraId="1C29FBA0" w14:textId="77777777" w:rsidR="00F9382B" w:rsidRPr="00F9382B" w:rsidRDefault="00F9382B" w:rsidP="00F9382B">
      <w:r w:rsidRPr="00F9382B">
        <w:t>requires = ["meson-python", "meson", "ninja"]</w:t>
      </w:r>
    </w:p>
    <w:p w14:paraId="11A6FB79" w14:textId="77777777" w:rsidR="00F9382B" w:rsidRPr="00F9382B" w:rsidRDefault="00F9382B" w:rsidP="00F9382B">
      <w:r w:rsidRPr="00F9382B">
        <w:t>This is correct for Windows and Linux vanilla builds. But for MSYS2 users, the practical guidance should be documented — something like:</w:t>
      </w:r>
    </w:p>
    <w:p w14:paraId="4E0A1C56" w14:textId="77777777" w:rsidR="00F9382B" w:rsidRPr="00F9382B" w:rsidRDefault="00F9382B" w:rsidP="00F9382B">
      <w:r w:rsidRPr="00F9382B">
        <w:t># MSYS2 — install build tools via pacman first, then build</w:t>
      </w:r>
    </w:p>
    <w:p w14:paraId="74EDDEBD" w14:textId="77777777" w:rsidR="00F9382B" w:rsidRPr="00F9382B" w:rsidRDefault="00F9382B" w:rsidP="00F9382B">
      <w:r w:rsidRPr="00F9382B">
        <w:t>pacman -S mingw-w64-ucrt-x86_64-ninja</w:t>
      </w:r>
    </w:p>
    <w:p w14:paraId="6486EE25" w14:textId="77777777" w:rsidR="00F9382B" w:rsidRPr="00F9382B" w:rsidRDefault="00F9382B" w:rsidP="00F9382B">
      <w:r w:rsidRPr="00F9382B">
        <w:t>pacman -S mingw-w64-ucrt-x86_64-meson</w:t>
      </w:r>
    </w:p>
    <w:p w14:paraId="276AFA74" w14:textId="77777777" w:rsidR="00F9382B" w:rsidRPr="00F9382B" w:rsidRDefault="00F9382B" w:rsidP="00F9382B">
      <w:r w:rsidRPr="00F9382B">
        <w:t>pip install meson-python --no-build-isolation</w:t>
      </w:r>
    </w:p>
    <w:p w14:paraId="4E16F507" w14:textId="77777777" w:rsidR="00F9382B" w:rsidRPr="00F9382B" w:rsidRDefault="00F9382B" w:rsidP="00F9382B">
      <w:r w:rsidRPr="00F9382B">
        <w:t>pip install .</w:t>
      </w:r>
    </w:p>
    <w:p w14:paraId="61C2F2EB" w14:textId="77777777" w:rsidR="00F9382B" w:rsidRPr="00F9382B" w:rsidRDefault="00F9382B" w:rsidP="00F9382B">
      <w:r w:rsidRPr="00F9382B">
        <w:t>The --no-build-isolation flag tells pip to use the system tools already present rather than pulling fresh ones from PyPI — which is exactly the right behaviour on MSYS2.</w:t>
      </w:r>
    </w:p>
    <w:p w14:paraId="0EEE185C" w14:textId="77777777" w:rsidR="00F9382B" w:rsidRPr="00F9382B" w:rsidRDefault="00F9382B" w:rsidP="00F9382B">
      <w:r w:rsidRPr="00F9382B">
        <w:pict w14:anchorId="0D7E5353">
          <v:rect id="_x0000_i2148" style="width:0;height:1.5pt" o:hralign="center" o:hrstd="t" o:hr="t" fillcolor="#a0a0a0" stroked="f"/>
        </w:pict>
      </w:r>
    </w:p>
    <w:p w14:paraId="5F2945FB" w14:textId="77777777" w:rsidR="00F9382B" w:rsidRPr="00F9382B" w:rsidRDefault="00F9382B" w:rsidP="00F9382B">
      <w:pPr>
        <w:rPr>
          <w:b/>
          <w:bCs/>
        </w:rPr>
      </w:pPr>
      <w:r w:rsidRPr="00F9382B">
        <w:rPr>
          <w:b/>
          <w:bCs/>
        </w:rPr>
        <w:t>One Line Summary</w:t>
      </w:r>
    </w:p>
    <w:p w14:paraId="4D6E8FBD" w14:textId="77777777" w:rsidR="00F9382B" w:rsidRPr="00F9382B" w:rsidRDefault="00F9382B" w:rsidP="00F9382B">
      <w:r w:rsidRPr="00F9382B">
        <w:t xml:space="preserve">The PyPI cmake/ninja packages exist for </w:t>
      </w:r>
      <w:r w:rsidRPr="00F9382B">
        <w:rPr>
          <w:b/>
          <w:bCs/>
        </w:rPr>
        <w:t>clean isolated environments</w:t>
      </w:r>
      <w:r w:rsidRPr="00F9382B">
        <w:t xml:space="preserve"> like CI runners. On systems like MSYS2 that have their own runtime ecosystem, they conflict — and the system package manager always wins on those platforms.</w:t>
      </w:r>
    </w:p>
    <w:p w14:paraId="258D3288" w14:textId="77777777" w:rsidR="00F9382B" w:rsidRPr="00F9382B" w:rsidRDefault="00F9382B" w:rsidP="00F9382B">
      <w:r w:rsidRPr="00F9382B">
        <w:t>But you said above that python cmake cannot replace cmake of system but in case of meson + ninja python packages are sufficient to build from source. This inconsistencies are difficult to comprehend.</w:t>
      </w:r>
    </w:p>
    <w:p w14:paraId="34D86253" w14:textId="77777777" w:rsidR="00F9382B" w:rsidRPr="00F9382B" w:rsidRDefault="00F9382B" w:rsidP="00F9382B">
      <w:r w:rsidRPr="00F9382B">
        <w:t>You are right to push back — I was imprecise. Let me untangle this clearly.</w:t>
      </w:r>
    </w:p>
    <w:p w14:paraId="6C40D89A" w14:textId="77777777" w:rsidR="00F9382B" w:rsidRPr="00F9382B" w:rsidRDefault="00F9382B" w:rsidP="00F9382B">
      <w:r w:rsidRPr="00F9382B">
        <w:pict w14:anchorId="424F5C9C">
          <v:rect id="_x0000_i2149" style="width:0;height:1.5pt" o:hralign="center" o:hrstd="t" o:hr="t" fillcolor="#a0a0a0" stroked="f"/>
        </w:pict>
      </w:r>
    </w:p>
    <w:p w14:paraId="0EC26C9B" w14:textId="77777777" w:rsidR="00F9382B" w:rsidRPr="00F9382B" w:rsidRDefault="00F9382B" w:rsidP="00F9382B">
      <w:pPr>
        <w:rPr>
          <w:b/>
          <w:bCs/>
        </w:rPr>
      </w:pPr>
      <w:r w:rsidRPr="00F9382B">
        <w:rPr>
          <w:b/>
          <w:bCs/>
        </w:rPr>
        <w:t>The Real Distinction — It Is Not CMake vs Meson</w:t>
      </w:r>
    </w:p>
    <w:p w14:paraId="53CD3612" w14:textId="77777777" w:rsidR="00F9382B" w:rsidRPr="00F9382B" w:rsidRDefault="00F9382B" w:rsidP="00F9382B">
      <w:r w:rsidRPr="00F9382B">
        <w:t>The inconsistency you are pointing at is not actually about CMake vs Meson. Both have the same PyPI wheel logic. The real variable is:</w:t>
      </w:r>
    </w:p>
    <w:p w14:paraId="02A0407C" w14:textId="77777777" w:rsidR="00F9382B" w:rsidRPr="00F9382B" w:rsidRDefault="00F9382B" w:rsidP="00F9382B">
      <w:r w:rsidRPr="00F9382B">
        <w:t>What runtime was the binary wheel compiled against</w:t>
      </w:r>
    </w:p>
    <w:p w14:paraId="58D696C2" w14:textId="77777777" w:rsidR="00F9382B" w:rsidRPr="00F9382B" w:rsidRDefault="00F9382B" w:rsidP="00F9382B">
      <w:r w:rsidRPr="00F9382B">
        <w:t xml:space="preserve">        vs</w:t>
      </w:r>
    </w:p>
    <w:p w14:paraId="3B6275C8" w14:textId="77777777" w:rsidR="00F9382B" w:rsidRPr="00F9382B" w:rsidRDefault="00F9382B" w:rsidP="00F9382B">
      <w:r w:rsidRPr="00F9382B">
        <w:t>What runtime your environment expects</w:t>
      </w:r>
    </w:p>
    <w:p w14:paraId="4B4D5A50" w14:textId="77777777" w:rsidR="00F9382B" w:rsidRPr="00F9382B" w:rsidRDefault="00F9382B" w:rsidP="00F9382B">
      <w:r w:rsidRPr="00F9382B">
        <w:pict w14:anchorId="79A0B51E">
          <v:rect id="_x0000_i2150" style="width:0;height:1.5pt" o:hralign="center" o:hrstd="t" o:hr="t" fillcolor="#a0a0a0" stroked="f"/>
        </w:pict>
      </w:r>
    </w:p>
    <w:p w14:paraId="718E950A" w14:textId="77777777" w:rsidR="00F9382B" w:rsidRPr="00F9382B" w:rsidRDefault="00F9382B" w:rsidP="00F9382B">
      <w:pPr>
        <w:rPr>
          <w:b/>
          <w:bCs/>
        </w:rPr>
      </w:pPr>
      <w:r w:rsidRPr="00F9382B">
        <w:rPr>
          <w:b/>
          <w:bCs/>
        </w:rPr>
        <w:t>Why Your Specific Experience Differed</w:t>
      </w:r>
    </w:p>
    <w:p w14:paraId="05F882A5" w14:textId="77777777" w:rsidR="00F9382B" w:rsidRPr="00F9382B" w:rsidRDefault="00F9382B" w:rsidP="00F9382B">
      <w:r w:rsidRPr="00F9382B">
        <w:rPr>
          <w:b/>
          <w:bCs/>
        </w:rPr>
        <w:t>Windows (pure) — PyPI ninja worked:</w:t>
      </w:r>
    </w:p>
    <w:p w14:paraId="29B89789" w14:textId="77777777" w:rsidR="00F9382B" w:rsidRPr="00F9382B" w:rsidRDefault="00F9382B" w:rsidP="00F9382B">
      <w:r w:rsidRPr="00F9382B">
        <w:t>PyPI ninja wheel → compiled against Windows CRT</w:t>
      </w:r>
    </w:p>
    <w:p w14:paraId="299A20F6" w14:textId="77777777" w:rsidR="00F9382B" w:rsidRPr="00F9382B" w:rsidRDefault="00F9382B" w:rsidP="00F9382B">
      <w:r w:rsidRPr="00F9382B">
        <w:t>Windows environment → expects Windows CRT</w:t>
      </w:r>
    </w:p>
    <w:p w14:paraId="18EF4E11" w14:textId="77777777" w:rsidR="00F9382B" w:rsidRPr="00F9382B" w:rsidRDefault="00F9382B" w:rsidP="00F9382B">
      <w:r w:rsidRPr="00F9382B">
        <w:t>✓ Match — works perfectly</w:t>
      </w:r>
    </w:p>
    <w:p w14:paraId="2F92ADB4" w14:textId="77777777" w:rsidR="00F9382B" w:rsidRPr="00F9382B" w:rsidRDefault="00F9382B" w:rsidP="00F9382B">
      <w:r w:rsidRPr="00F9382B">
        <w:rPr>
          <w:b/>
          <w:bCs/>
        </w:rPr>
        <w:t>MSYS2 — PyPI ninja failed:</w:t>
      </w:r>
    </w:p>
    <w:p w14:paraId="291EAFD4" w14:textId="77777777" w:rsidR="00F9382B" w:rsidRPr="00F9382B" w:rsidRDefault="00F9382B" w:rsidP="00F9382B">
      <w:r w:rsidRPr="00F9382B">
        <w:t>PyPI ninja wheel → compiled against Windows CRT</w:t>
      </w:r>
    </w:p>
    <w:p w14:paraId="194C1EE7" w14:textId="77777777" w:rsidR="00F9382B" w:rsidRPr="00F9382B" w:rsidRDefault="00F9382B" w:rsidP="00F9382B">
      <w:r w:rsidRPr="00F9382B">
        <w:t>MSYS2 ucrt64 environment → expects MSYS2 UCRT runtime linkage</w:t>
      </w:r>
    </w:p>
    <w:p w14:paraId="184A30F4" w14:textId="77777777" w:rsidR="00F9382B" w:rsidRPr="00F9382B" w:rsidRDefault="00F9382B" w:rsidP="00F9382B">
      <w:r w:rsidRPr="00F9382B">
        <w:rPr>
          <w:rFonts w:ascii="Segoe UI Symbol" w:hAnsi="Segoe UI Symbol" w:cs="Segoe UI Symbol"/>
        </w:rPr>
        <w:lastRenderedPageBreak/>
        <w:t>✗</w:t>
      </w:r>
      <w:r w:rsidRPr="00F9382B">
        <w:t xml:space="preserve"> Mismatch — falls back to build from source → fails</w:t>
      </w:r>
    </w:p>
    <w:p w14:paraId="7144BA7C" w14:textId="77777777" w:rsidR="00F9382B" w:rsidRPr="00F9382B" w:rsidRDefault="00F9382B" w:rsidP="00F9382B">
      <w:r w:rsidRPr="00F9382B">
        <w:t xml:space="preserve">This would have happened identically with the PyPI cmake wheel on MSYS2. The failure was about </w:t>
      </w:r>
      <w:r w:rsidRPr="00F9382B">
        <w:rPr>
          <w:b/>
          <w:bCs/>
        </w:rPr>
        <w:t>MSYS2's runtime</w:t>
      </w:r>
      <w:r w:rsidRPr="00F9382B">
        <w:t>, not about which build tool it was.</w:t>
      </w:r>
    </w:p>
    <w:p w14:paraId="74B30993" w14:textId="77777777" w:rsidR="00F9382B" w:rsidRPr="00F9382B" w:rsidRDefault="00F9382B" w:rsidP="00F9382B">
      <w:r w:rsidRPr="00F9382B">
        <w:pict w14:anchorId="2551480C">
          <v:rect id="_x0000_i2151" style="width:0;height:1.5pt" o:hralign="center" o:hrstd="t" o:hr="t" fillcolor="#a0a0a0" stroked="f"/>
        </w:pict>
      </w:r>
    </w:p>
    <w:p w14:paraId="13834736" w14:textId="77777777" w:rsidR="00F9382B" w:rsidRPr="00F9382B" w:rsidRDefault="00F9382B" w:rsidP="00F9382B">
      <w:pPr>
        <w:rPr>
          <w:b/>
          <w:bCs/>
        </w:rPr>
      </w:pPr>
      <w:r w:rsidRPr="00F9382B">
        <w:rPr>
          <w:b/>
          <w:bCs/>
        </w:rPr>
        <w:t>Where I Was Imprecise Earlier</w:t>
      </w:r>
    </w:p>
    <w:p w14:paraId="2E4FB15E" w14:textId="77777777" w:rsidR="00F9382B" w:rsidRPr="00F9382B" w:rsidRDefault="00F9382B" w:rsidP="00F9382B">
      <w:r w:rsidRPr="00F9382B">
        <w:t>I implied CMake from PyPI is somehow less capable than Meson from PyPI in terms of building projects. That was wrong. The accurate statement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733"/>
        <w:gridCol w:w="555"/>
        <w:gridCol w:w="2934"/>
      </w:tblGrid>
      <w:tr w:rsidR="00F9382B" w:rsidRPr="00F9382B" w14:paraId="3CFAAB3E" w14:textId="77777777">
        <w:trPr>
          <w:tblHeader/>
          <w:tblCellSpacing w:w="15" w:type="dxa"/>
        </w:trPr>
        <w:tc>
          <w:tcPr>
            <w:tcW w:w="0" w:type="auto"/>
            <w:vAlign w:val="center"/>
            <w:hideMark/>
          </w:tcPr>
          <w:p w14:paraId="42543951" w14:textId="77777777" w:rsidR="00F9382B" w:rsidRPr="00F9382B" w:rsidRDefault="00F9382B" w:rsidP="00F9382B">
            <w:pPr>
              <w:rPr>
                <w:b/>
                <w:bCs/>
              </w:rPr>
            </w:pPr>
            <w:r w:rsidRPr="00F9382B">
              <w:rPr>
                <w:b/>
                <w:bCs/>
              </w:rPr>
              <w:t>What PyPI gives you</w:t>
            </w:r>
          </w:p>
        </w:tc>
        <w:tc>
          <w:tcPr>
            <w:tcW w:w="0" w:type="auto"/>
            <w:vAlign w:val="center"/>
            <w:hideMark/>
          </w:tcPr>
          <w:p w14:paraId="3427ADEC" w14:textId="77777777" w:rsidR="00F9382B" w:rsidRPr="00F9382B" w:rsidRDefault="00F9382B" w:rsidP="00F9382B">
            <w:pPr>
              <w:rPr>
                <w:b/>
                <w:bCs/>
              </w:rPr>
            </w:pPr>
            <w:r w:rsidRPr="00F9382B">
              <w:rPr>
                <w:b/>
                <w:bCs/>
              </w:rPr>
              <w:t>cmake</w:t>
            </w:r>
          </w:p>
        </w:tc>
        <w:tc>
          <w:tcPr>
            <w:tcW w:w="0" w:type="auto"/>
            <w:vAlign w:val="center"/>
            <w:hideMark/>
          </w:tcPr>
          <w:p w14:paraId="7147F3E0" w14:textId="77777777" w:rsidR="00F9382B" w:rsidRPr="00F9382B" w:rsidRDefault="00F9382B" w:rsidP="00F9382B">
            <w:pPr>
              <w:rPr>
                <w:b/>
                <w:bCs/>
              </w:rPr>
            </w:pPr>
            <w:r w:rsidRPr="00F9382B">
              <w:rPr>
                <w:b/>
                <w:bCs/>
              </w:rPr>
              <w:t>ninja</w:t>
            </w:r>
          </w:p>
        </w:tc>
        <w:tc>
          <w:tcPr>
            <w:tcW w:w="0" w:type="auto"/>
            <w:vAlign w:val="center"/>
            <w:hideMark/>
          </w:tcPr>
          <w:p w14:paraId="7063BA9A" w14:textId="77777777" w:rsidR="00F9382B" w:rsidRPr="00F9382B" w:rsidRDefault="00F9382B" w:rsidP="00F9382B">
            <w:pPr>
              <w:rPr>
                <w:b/>
                <w:bCs/>
              </w:rPr>
            </w:pPr>
            <w:r w:rsidRPr="00F9382B">
              <w:rPr>
                <w:b/>
                <w:bCs/>
              </w:rPr>
              <w:t>meson</w:t>
            </w:r>
          </w:p>
        </w:tc>
      </w:tr>
      <w:tr w:rsidR="00F9382B" w:rsidRPr="00F9382B" w14:paraId="15971EFA" w14:textId="77777777">
        <w:trPr>
          <w:tblCellSpacing w:w="15" w:type="dxa"/>
        </w:trPr>
        <w:tc>
          <w:tcPr>
            <w:tcW w:w="0" w:type="auto"/>
            <w:vAlign w:val="center"/>
            <w:hideMark/>
          </w:tcPr>
          <w:p w14:paraId="778848C1" w14:textId="77777777" w:rsidR="00F9382B" w:rsidRPr="00F9382B" w:rsidRDefault="00F9382B" w:rsidP="00F9382B">
            <w:r w:rsidRPr="00F9382B">
              <w:t>Just a vendored binary</w:t>
            </w:r>
          </w:p>
        </w:tc>
        <w:tc>
          <w:tcPr>
            <w:tcW w:w="0" w:type="auto"/>
            <w:vAlign w:val="center"/>
            <w:hideMark/>
          </w:tcPr>
          <w:p w14:paraId="425C0F25" w14:textId="77777777" w:rsidR="00F9382B" w:rsidRPr="00F9382B" w:rsidRDefault="00F9382B" w:rsidP="00F9382B">
            <w:r w:rsidRPr="00F9382B">
              <w:t>Yes</w:t>
            </w:r>
          </w:p>
        </w:tc>
        <w:tc>
          <w:tcPr>
            <w:tcW w:w="0" w:type="auto"/>
            <w:vAlign w:val="center"/>
            <w:hideMark/>
          </w:tcPr>
          <w:p w14:paraId="60BDE22B" w14:textId="77777777" w:rsidR="00F9382B" w:rsidRPr="00F9382B" w:rsidRDefault="00F9382B" w:rsidP="00F9382B">
            <w:r w:rsidRPr="00F9382B">
              <w:t>Yes</w:t>
            </w:r>
          </w:p>
        </w:tc>
        <w:tc>
          <w:tcPr>
            <w:tcW w:w="0" w:type="auto"/>
            <w:vAlign w:val="center"/>
            <w:hideMark/>
          </w:tcPr>
          <w:p w14:paraId="6F9A82C1" w14:textId="77777777" w:rsidR="00F9382B" w:rsidRPr="00F9382B" w:rsidRDefault="00F9382B" w:rsidP="00F9382B">
            <w:r w:rsidRPr="00F9382B">
              <w:t>Yes</w:t>
            </w:r>
          </w:p>
        </w:tc>
      </w:tr>
      <w:tr w:rsidR="00F9382B" w:rsidRPr="00F9382B" w14:paraId="45F72488" w14:textId="77777777">
        <w:trPr>
          <w:tblCellSpacing w:w="15" w:type="dxa"/>
        </w:trPr>
        <w:tc>
          <w:tcPr>
            <w:tcW w:w="0" w:type="auto"/>
            <w:vAlign w:val="center"/>
            <w:hideMark/>
          </w:tcPr>
          <w:p w14:paraId="618C0FD8" w14:textId="77777777" w:rsidR="00F9382B" w:rsidRPr="00F9382B" w:rsidRDefault="00F9382B" w:rsidP="00F9382B">
            <w:r w:rsidRPr="00F9382B">
              <w:t>Works on vanilla Windows</w:t>
            </w:r>
          </w:p>
        </w:tc>
        <w:tc>
          <w:tcPr>
            <w:tcW w:w="0" w:type="auto"/>
            <w:vAlign w:val="center"/>
            <w:hideMark/>
          </w:tcPr>
          <w:p w14:paraId="5548C60E" w14:textId="77777777" w:rsidR="00F9382B" w:rsidRPr="00F9382B" w:rsidRDefault="00F9382B" w:rsidP="00F9382B">
            <w:r w:rsidRPr="00F9382B">
              <w:t>Yes</w:t>
            </w:r>
          </w:p>
        </w:tc>
        <w:tc>
          <w:tcPr>
            <w:tcW w:w="0" w:type="auto"/>
            <w:vAlign w:val="center"/>
            <w:hideMark/>
          </w:tcPr>
          <w:p w14:paraId="63E2F933" w14:textId="77777777" w:rsidR="00F9382B" w:rsidRPr="00F9382B" w:rsidRDefault="00F9382B" w:rsidP="00F9382B">
            <w:r w:rsidRPr="00F9382B">
              <w:t>Yes</w:t>
            </w:r>
          </w:p>
        </w:tc>
        <w:tc>
          <w:tcPr>
            <w:tcW w:w="0" w:type="auto"/>
            <w:vAlign w:val="center"/>
            <w:hideMark/>
          </w:tcPr>
          <w:p w14:paraId="157F0BDF" w14:textId="77777777" w:rsidR="00F9382B" w:rsidRPr="00F9382B" w:rsidRDefault="00F9382B" w:rsidP="00F9382B">
            <w:r w:rsidRPr="00F9382B">
              <w:t>Yes</w:t>
            </w:r>
          </w:p>
        </w:tc>
      </w:tr>
      <w:tr w:rsidR="00F9382B" w:rsidRPr="00F9382B" w14:paraId="7A4C9EEE" w14:textId="77777777">
        <w:trPr>
          <w:tblCellSpacing w:w="15" w:type="dxa"/>
        </w:trPr>
        <w:tc>
          <w:tcPr>
            <w:tcW w:w="0" w:type="auto"/>
            <w:vAlign w:val="center"/>
            <w:hideMark/>
          </w:tcPr>
          <w:p w14:paraId="354149ED" w14:textId="77777777" w:rsidR="00F9382B" w:rsidRPr="00F9382B" w:rsidRDefault="00F9382B" w:rsidP="00F9382B">
            <w:r w:rsidRPr="00F9382B">
              <w:t>Works on vanilla Linux</w:t>
            </w:r>
          </w:p>
        </w:tc>
        <w:tc>
          <w:tcPr>
            <w:tcW w:w="0" w:type="auto"/>
            <w:vAlign w:val="center"/>
            <w:hideMark/>
          </w:tcPr>
          <w:p w14:paraId="24BDDEBE" w14:textId="77777777" w:rsidR="00F9382B" w:rsidRPr="00F9382B" w:rsidRDefault="00F9382B" w:rsidP="00F9382B">
            <w:r w:rsidRPr="00F9382B">
              <w:t>Yes</w:t>
            </w:r>
          </w:p>
        </w:tc>
        <w:tc>
          <w:tcPr>
            <w:tcW w:w="0" w:type="auto"/>
            <w:vAlign w:val="center"/>
            <w:hideMark/>
          </w:tcPr>
          <w:p w14:paraId="2316EA1B" w14:textId="77777777" w:rsidR="00F9382B" w:rsidRPr="00F9382B" w:rsidRDefault="00F9382B" w:rsidP="00F9382B">
            <w:r w:rsidRPr="00F9382B">
              <w:t>Yes</w:t>
            </w:r>
          </w:p>
        </w:tc>
        <w:tc>
          <w:tcPr>
            <w:tcW w:w="0" w:type="auto"/>
            <w:vAlign w:val="center"/>
            <w:hideMark/>
          </w:tcPr>
          <w:p w14:paraId="411FC16F" w14:textId="77777777" w:rsidR="00F9382B" w:rsidRPr="00F9382B" w:rsidRDefault="00F9382B" w:rsidP="00F9382B">
            <w:r w:rsidRPr="00F9382B">
              <w:t>Yes</w:t>
            </w:r>
          </w:p>
        </w:tc>
      </w:tr>
      <w:tr w:rsidR="00F9382B" w:rsidRPr="00F9382B" w14:paraId="655B08E2" w14:textId="77777777">
        <w:trPr>
          <w:tblCellSpacing w:w="15" w:type="dxa"/>
        </w:trPr>
        <w:tc>
          <w:tcPr>
            <w:tcW w:w="0" w:type="auto"/>
            <w:vAlign w:val="center"/>
            <w:hideMark/>
          </w:tcPr>
          <w:p w14:paraId="687A07F8" w14:textId="77777777" w:rsidR="00F9382B" w:rsidRPr="00F9382B" w:rsidRDefault="00F9382B" w:rsidP="00F9382B">
            <w:r w:rsidRPr="00F9382B">
              <w:t>Works on MSYS2</w:t>
            </w:r>
          </w:p>
        </w:tc>
        <w:tc>
          <w:tcPr>
            <w:tcW w:w="0" w:type="auto"/>
            <w:vAlign w:val="center"/>
            <w:hideMark/>
          </w:tcPr>
          <w:p w14:paraId="2C90AA82" w14:textId="77777777" w:rsidR="00F9382B" w:rsidRPr="00F9382B" w:rsidRDefault="00F9382B" w:rsidP="00F9382B">
            <w:r w:rsidRPr="00F9382B">
              <w:t>No</w:t>
            </w:r>
          </w:p>
        </w:tc>
        <w:tc>
          <w:tcPr>
            <w:tcW w:w="0" w:type="auto"/>
            <w:vAlign w:val="center"/>
            <w:hideMark/>
          </w:tcPr>
          <w:p w14:paraId="44EA08E7" w14:textId="77777777" w:rsidR="00F9382B" w:rsidRPr="00F9382B" w:rsidRDefault="00F9382B" w:rsidP="00F9382B">
            <w:r w:rsidRPr="00F9382B">
              <w:t>No</w:t>
            </w:r>
          </w:p>
        </w:tc>
        <w:tc>
          <w:tcPr>
            <w:tcW w:w="0" w:type="auto"/>
            <w:vAlign w:val="center"/>
            <w:hideMark/>
          </w:tcPr>
          <w:p w14:paraId="6164714A" w14:textId="77777777" w:rsidR="00F9382B" w:rsidRPr="00F9382B" w:rsidRDefault="00F9382B" w:rsidP="00F9382B">
            <w:r w:rsidRPr="00F9382B">
              <w:t>No</w:t>
            </w:r>
          </w:p>
        </w:tc>
      </w:tr>
      <w:tr w:rsidR="00F9382B" w:rsidRPr="00F9382B" w14:paraId="71BC7A1D" w14:textId="77777777">
        <w:trPr>
          <w:tblCellSpacing w:w="15" w:type="dxa"/>
        </w:trPr>
        <w:tc>
          <w:tcPr>
            <w:tcW w:w="0" w:type="auto"/>
            <w:vAlign w:val="center"/>
            <w:hideMark/>
          </w:tcPr>
          <w:p w14:paraId="7070C09B" w14:textId="77777777" w:rsidR="00F9382B" w:rsidRPr="00F9382B" w:rsidRDefault="00F9382B" w:rsidP="00F9382B">
            <w:r w:rsidRPr="00F9382B">
              <w:t>PEP 517 build backend</w:t>
            </w:r>
          </w:p>
        </w:tc>
        <w:tc>
          <w:tcPr>
            <w:tcW w:w="0" w:type="auto"/>
            <w:vAlign w:val="center"/>
            <w:hideMark/>
          </w:tcPr>
          <w:p w14:paraId="3099F9D6" w14:textId="77777777" w:rsidR="00F9382B" w:rsidRPr="00F9382B" w:rsidRDefault="00F9382B" w:rsidP="00F9382B">
            <w:r w:rsidRPr="00F9382B">
              <w:t>No</w:t>
            </w:r>
          </w:p>
        </w:tc>
        <w:tc>
          <w:tcPr>
            <w:tcW w:w="0" w:type="auto"/>
            <w:vAlign w:val="center"/>
            <w:hideMark/>
          </w:tcPr>
          <w:p w14:paraId="1E126694" w14:textId="77777777" w:rsidR="00F9382B" w:rsidRPr="00F9382B" w:rsidRDefault="00F9382B" w:rsidP="00F9382B">
            <w:r w:rsidRPr="00F9382B">
              <w:t>No</w:t>
            </w:r>
          </w:p>
        </w:tc>
        <w:tc>
          <w:tcPr>
            <w:tcW w:w="0" w:type="auto"/>
            <w:vAlign w:val="center"/>
            <w:hideMark/>
          </w:tcPr>
          <w:p w14:paraId="42F5FB74" w14:textId="77777777" w:rsidR="00F9382B" w:rsidRPr="00F9382B" w:rsidRDefault="00F9382B" w:rsidP="00F9382B">
            <w:r w:rsidRPr="00F9382B">
              <w:t>No — meson-python does this</w:t>
            </w:r>
          </w:p>
        </w:tc>
      </w:tr>
    </w:tbl>
    <w:p w14:paraId="66A596BB" w14:textId="77777777" w:rsidR="00F9382B" w:rsidRPr="00F9382B" w:rsidRDefault="00F9382B" w:rsidP="00F9382B">
      <w:r w:rsidRPr="00F9382B">
        <w:t>All three fail identically on MSYS2 for the same runtime reason. All three work identically on clean systems.</w:t>
      </w:r>
    </w:p>
    <w:p w14:paraId="799468DC" w14:textId="77777777" w:rsidR="00F9382B" w:rsidRPr="00F9382B" w:rsidRDefault="00F9382B" w:rsidP="00F9382B">
      <w:r w:rsidRPr="00F9382B">
        <w:pict w14:anchorId="3A45A97C">
          <v:rect id="_x0000_i2152" style="width:0;height:1.5pt" o:hralign="center" o:hrstd="t" o:hr="t" fillcolor="#a0a0a0" stroked="f"/>
        </w:pict>
      </w:r>
    </w:p>
    <w:p w14:paraId="4D87B376" w14:textId="77777777" w:rsidR="00F9382B" w:rsidRPr="00F9382B" w:rsidRDefault="00F9382B" w:rsidP="00F9382B">
      <w:pPr>
        <w:rPr>
          <w:b/>
          <w:bCs/>
        </w:rPr>
      </w:pPr>
      <w:r w:rsidRPr="00F9382B">
        <w:rPr>
          <w:b/>
          <w:bCs/>
        </w:rPr>
        <w:t>The One Real Difference That Does Exist</w:t>
      </w:r>
    </w:p>
    <w:p w14:paraId="69FC934D" w14:textId="77777777" w:rsidR="00F9382B" w:rsidRPr="00F9382B" w:rsidRDefault="00F9382B" w:rsidP="00F9382B">
      <w:r w:rsidRPr="00F9382B">
        <w:t>The only genuine asymmetry is this:</w:t>
      </w:r>
    </w:p>
    <w:p w14:paraId="19ABDE39" w14:textId="77777777" w:rsidR="00F9382B" w:rsidRPr="00F9382B" w:rsidRDefault="00F9382B" w:rsidP="00F9382B">
      <w:r w:rsidRPr="00F9382B">
        <w:t>meson (PyPI binary)</w:t>
      </w:r>
    </w:p>
    <w:p w14:paraId="7178DDBC" w14:textId="77777777" w:rsidR="00F9382B" w:rsidRPr="00F9382B" w:rsidRDefault="00F9382B" w:rsidP="00F9382B">
      <w:r w:rsidRPr="00F9382B">
        <w:t xml:space="preserve">    +</w:t>
      </w:r>
    </w:p>
    <w:p w14:paraId="44DF7BDE" w14:textId="77777777" w:rsidR="00F9382B" w:rsidRPr="00F9382B" w:rsidRDefault="00F9382B" w:rsidP="00F9382B">
      <w:r w:rsidRPr="00F9382B">
        <w:t>meson-python (PyPI — pure Python, no binary)  ← PEP 517 backend</w:t>
      </w:r>
    </w:p>
    <w:p w14:paraId="4C9FD62E" w14:textId="77777777" w:rsidR="00F9382B" w:rsidRPr="00F9382B" w:rsidRDefault="00F9382B" w:rsidP="00F9382B">
      <w:r w:rsidRPr="00F9382B">
        <w:t xml:space="preserve">    +</w:t>
      </w:r>
    </w:p>
    <w:p w14:paraId="2AE87715" w14:textId="77777777" w:rsidR="00F9382B" w:rsidRPr="00F9382B" w:rsidRDefault="00F9382B" w:rsidP="00F9382B">
      <w:r w:rsidRPr="00F9382B">
        <w:t>ninja (PyPI binary)</w:t>
      </w:r>
    </w:p>
    <w:p w14:paraId="332D2856" w14:textId="77777777" w:rsidR="00F9382B" w:rsidRPr="00F9382B" w:rsidRDefault="00F9382B" w:rsidP="00F9382B">
      <w:r w:rsidRPr="00F9382B">
        <w:t xml:space="preserve">    =</w:t>
      </w:r>
    </w:p>
    <w:p w14:paraId="66713E8F" w14:textId="77777777" w:rsidR="00F9382B" w:rsidRPr="00F9382B" w:rsidRDefault="00F9382B" w:rsidP="00F9382B">
      <w:r w:rsidRPr="00F9382B">
        <w:t>complete self-contained build pipeline from PyPI alone</w:t>
      </w:r>
    </w:p>
    <w:p w14:paraId="2179F38E" w14:textId="77777777" w:rsidR="00F9382B" w:rsidRPr="00F9382B" w:rsidRDefault="00F9382B" w:rsidP="00F9382B"/>
    <w:p w14:paraId="5E814EDF" w14:textId="77777777" w:rsidR="00F9382B" w:rsidRPr="00F9382B" w:rsidRDefault="00F9382B" w:rsidP="00F9382B"/>
    <w:p w14:paraId="21BBBB5F" w14:textId="77777777" w:rsidR="00F9382B" w:rsidRPr="00F9382B" w:rsidRDefault="00F9382B" w:rsidP="00F9382B">
      <w:r w:rsidRPr="00F9382B">
        <w:t>cmake (PyPI binary)</w:t>
      </w:r>
    </w:p>
    <w:p w14:paraId="3A0FF6BE" w14:textId="77777777" w:rsidR="00F9382B" w:rsidRPr="00F9382B" w:rsidRDefault="00F9382B" w:rsidP="00F9382B">
      <w:r w:rsidRPr="00F9382B">
        <w:t xml:space="preserve">    +</w:t>
      </w:r>
    </w:p>
    <w:p w14:paraId="11799897" w14:textId="77777777" w:rsidR="00F9382B" w:rsidRPr="00F9382B" w:rsidRDefault="00F9382B" w:rsidP="00F9382B">
      <w:r w:rsidRPr="00F9382B">
        <w:t>scikit-build-core (PyPI — pure Python) ← PEP 517 backend</w:t>
      </w:r>
    </w:p>
    <w:p w14:paraId="00DF89DD" w14:textId="77777777" w:rsidR="00F9382B" w:rsidRPr="00F9382B" w:rsidRDefault="00F9382B" w:rsidP="00F9382B">
      <w:r w:rsidRPr="00F9382B">
        <w:t xml:space="preserve">    +</w:t>
      </w:r>
    </w:p>
    <w:p w14:paraId="1AB88ED2" w14:textId="77777777" w:rsidR="00F9382B" w:rsidRPr="00F9382B" w:rsidRDefault="00F9382B" w:rsidP="00F9382B">
      <w:r w:rsidRPr="00F9382B">
        <w:t>ninja (PyPI binary)</w:t>
      </w:r>
    </w:p>
    <w:p w14:paraId="354BD639" w14:textId="77777777" w:rsidR="00F9382B" w:rsidRPr="00F9382B" w:rsidRDefault="00F9382B" w:rsidP="00F9382B">
      <w:r w:rsidRPr="00F9382B">
        <w:t xml:space="preserve">    =</w:t>
      </w:r>
    </w:p>
    <w:p w14:paraId="39661612" w14:textId="77777777" w:rsidR="00F9382B" w:rsidRPr="00F9382B" w:rsidRDefault="00F9382B" w:rsidP="00F9382B">
      <w:r w:rsidRPr="00F9382B">
        <w:t>also a complete self-contained build pipeline from PyPI alone</w:t>
      </w:r>
    </w:p>
    <w:p w14:paraId="1C698C11" w14:textId="77777777" w:rsidR="00F9382B" w:rsidRPr="00F9382B" w:rsidRDefault="00F9382B" w:rsidP="00F9382B">
      <w:r w:rsidRPr="00F9382B">
        <w:t>Both are equivalent in capability. The Meson stack is just more mature and better adopted in the Python extension world right now — not technically superior at the binary distribution level.</w:t>
      </w:r>
    </w:p>
    <w:p w14:paraId="182F29F7" w14:textId="77777777" w:rsidR="00F9382B" w:rsidRPr="00F9382B" w:rsidRDefault="00F9382B" w:rsidP="00F9382B">
      <w:r w:rsidRPr="00F9382B">
        <w:lastRenderedPageBreak/>
        <w:pict w14:anchorId="1D83CB92">
          <v:rect id="_x0000_i2153" style="width:0;height:1.5pt" o:hralign="center" o:hrstd="t" o:hr="t" fillcolor="#a0a0a0" stroked="f"/>
        </w:pict>
      </w:r>
    </w:p>
    <w:p w14:paraId="6469AEA3" w14:textId="77777777" w:rsidR="00F9382B" w:rsidRPr="00F9382B" w:rsidRDefault="00F9382B" w:rsidP="00F9382B">
      <w:pPr>
        <w:rPr>
          <w:b/>
          <w:bCs/>
        </w:rPr>
      </w:pPr>
      <w:r w:rsidRPr="00F9382B">
        <w:rPr>
          <w:b/>
          <w:bCs/>
        </w:rPr>
        <w:t>One Concrete Summary</w:t>
      </w:r>
    </w:p>
    <w:p w14:paraId="455D8F1D" w14:textId="77777777" w:rsidR="00F9382B" w:rsidRPr="00F9382B" w:rsidRDefault="00F9382B" w:rsidP="00F9382B">
      <w:r w:rsidRPr="00F9382B">
        <w:t>The confusion came from mixing two separate questions:</w:t>
      </w:r>
    </w:p>
    <w:p w14:paraId="31481497" w14:textId="77777777" w:rsidR="00F9382B" w:rsidRPr="00F9382B" w:rsidRDefault="00F9382B" w:rsidP="00F9382B">
      <w:r w:rsidRPr="00F9382B">
        <w:rPr>
          <w:b/>
          <w:bCs/>
        </w:rPr>
        <w:t>Question 1 — Can PyPI tools build from source?</w:t>
      </w:r>
      <w:r w:rsidRPr="00F9382B">
        <w:br/>
        <w:t>Yes for both CMake and Meson equally, on clean systems. No for both equally on MSYS2, for the same runtime mismatch reason.</w:t>
      </w:r>
    </w:p>
    <w:p w14:paraId="354AC284" w14:textId="77777777" w:rsidR="00F9382B" w:rsidRPr="00F9382B" w:rsidRDefault="00F9382B" w:rsidP="00F9382B">
      <w:r w:rsidRPr="00F9382B">
        <w:rPr>
          <w:b/>
          <w:bCs/>
        </w:rPr>
        <w:t>Question 2 — Which has better Python packaging integration?</w:t>
      </w:r>
      <w:r w:rsidRPr="00F9382B">
        <w:br/>
        <w:t>Meson wins here purely because meson-python is more mature than scikit-build-core. Nothing to do with binary distribution.</w:t>
      </w:r>
    </w:p>
    <w:p w14:paraId="10151DBE" w14:textId="77777777" w:rsidR="00F9382B" w:rsidRPr="00F9382B" w:rsidRDefault="00F9382B" w:rsidP="00F9382B">
      <w:r w:rsidRPr="00F9382B">
        <w:t>Your MSYS2 experience would have been identical whether you were using CMake or Meson — the failure point was MSYS2's runtime, which rejects PyPI-compiled binaries regardless of which tool they are.</w:t>
      </w:r>
    </w:p>
    <w:p w14:paraId="1522C90F" w14:textId="77777777" w:rsidR="00F9382B" w:rsidRPr="00F9382B" w:rsidRDefault="00F9382B" w:rsidP="00F9382B">
      <w:r w:rsidRPr="00F9382B">
        <w:t xml:space="preserve">But even on msys, may it be possible to build python ninja from source since ucrt64 msys ninja system package was correctly built. </w:t>
      </w:r>
    </w:p>
    <w:p w14:paraId="7287FF6A" w14:textId="77777777" w:rsidR="00F9382B" w:rsidRPr="00F9382B" w:rsidRDefault="00F9382B" w:rsidP="00F9382B">
      <w:r w:rsidRPr="00F9382B">
        <w:t>But I think I am wrong because you said that ninja of pypi follows windows CRT - Besides your later explanantions and tables show that venilla systems can do that but not hybrid ones like msys emulating linux on windows.</w:t>
      </w:r>
    </w:p>
    <w:p w14:paraId="665E83D6" w14:textId="77777777" w:rsidR="00F9382B" w:rsidRPr="00F9382B" w:rsidRDefault="00F9382B" w:rsidP="00F9382B">
      <w:r w:rsidRPr="00F9382B">
        <w:t>So further question is independent clang and cmake (or even meson and ninja) on windows can be used to build python libraries from source instead of pypi meson, ninja, cmake, etc. Answer should obviously be yes.</w:t>
      </w:r>
    </w:p>
    <w:p w14:paraId="52F48C2C" w14:textId="77777777" w:rsidR="00F9382B" w:rsidRPr="00F9382B" w:rsidRDefault="00F9382B" w:rsidP="00F9382B">
      <w:r w:rsidRPr="00F9382B">
        <w:t>Yes, absolutely — and you have also correctly self-corrected on the MSYS2 point. Let me confirm both parts cleanly.</w:t>
      </w:r>
    </w:p>
    <w:p w14:paraId="0AB24F40" w14:textId="77777777" w:rsidR="00F9382B" w:rsidRPr="00F9382B" w:rsidRDefault="00F9382B" w:rsidP="00F9382B">
      <w:r w:rsidRPr="00F9382B">
        <w:pict w14:anchorId="64256B7D">
          <v:rect id="_x0000_i2154" style="width:0;height:1.5pt" o:hralign="center" o:hrstd="t" o:hr="t" fillcolor="#a0a0a0" stroked="f"/>
        </w:pict>
      </w:r>
    </w:p>
    <w:p w14:paraId="759706DD" w14:textId="77777777" w:rsidR="00F9382B" w:rsidRPr="00F9382B" w:rsidRDefault="00F9382B" w:rsidP="00F9382B">
      <w:pPr>
        <w:rPr>
          <w:b/>
          <w:bCs/>
        </w:rPr>
      </w:pPr>
      <w:r w:rsidRPr="00F9382B">
        <w:rPr>
          <w:b/>
          <w:bCs/>
        </w:rPr>
        <w:t>Your Self-Correction on MSYS2 Ninja — You Are Right</w:t>
      </w:r>
    </w:p>
    <w:p w14:paraId="3DEF4A77" w14:textId="77777777" w:rsidR="00F9382B" w:rsidRPr="00F9382B" w:rsidRDefault="00F9382B" w:rsidP="00F9382B">
      <w:r w:rsidRPr="00F9382B">
        <w:t>PyPI ninja → built against Windows CRT</w:t>
      </w:r>
    </w:p>
    <w:p w14:paraId="20088C93" w14:textId="77777777" w:rsidR="00F9382B" w:rsidRPr="00F9382B" w:rsidRDefault="00F9382B" w:rsidP="00F9382B">
      <w:r w:rsidRPr="00F9382B">
        <w:t>MSYS2 tries to build it from source → needs MSYS2-compatible toolchain</w:t>
      </w:r>
    </w:p>
    <w:p w14:paraId="0305B8F9" w14:textId="77777777" w:rsidR="00F9382B" w:rsidRPr="00F9382B" w:rsidRDefault="00F9382B" w:rsidP="00F9382B">
      <w:r w:rsidRPr="00F9382B">
        <w:t>→ fails mid-build because the source build itself needs tools</w:t>
      </w:r>
    </w:p>
    <w:p w14:paraId="0D95EC92" w14:textId="77777777" w:rsidR="00F9382B" w:rsidRPr="00F9382B" w:rsidRDefault="00F9382B" w:rsidP="00F9382B">
      <w:r w:rsidRPr="00F9382B">
        <w:t xml:space="preserve">   that aren't present in that exact MSYS2 configuration</w:t>
      </w:r>
    </w:p>
    <w:p w14:paraId="4BA154CA" w14:textId="77777777" w:rsidR="00F9382B" w:rsidRPr="00F9382B" w:rsidRDefault="00F9382B" w:rsidP="00F9382B">
      <w:r w:rsidRPr="00F9382B">
        <w:t xml:space="preserve">The ucrt64 system ninja worked because pacman built it </w:t>
      </w:r>
      <w:r w:rsidRPr="00F9382B">
        <w:rPr>
          <w:b/>
          <w:bCs/>
        </w:rPr>
        <w:t>natively within the MSYS2 runtime from the start</w:t>
      </w:r>
      <w:r w:rsidRPr="00F9382B">
        <w:t xml:space="preserve"> — it was never trying to adapt a Windows CRT binary. So your original experience was consistent, not an anomaly.</w:t>
      </w:r>
    </w:p>
    <w:p w14:paraId="073E9943" w14:textId="77777777" w:rsidR="00F9382B" w:rsidRPr="00F9382B" w:rsidRDefault="00F9382B" w:rsidP="00F9382B">
      <w:r w:rsidRPr="00F9382B">
        <w:pict w14:anchorId="0A99973F">
          <v:rect id="_x0000_i2155" style="width:0;height:1.5pt" o:hralign="center" o:hrstd="t" o:hr="t" fillcolor="#a0a0a0" stroked="f"/>
        </w:pict>
      </w:r>
    </w:p>
    <w:p w14:paraId="078A4495" w14:textId="77777777" w:rsidR="00F9382B" w:rsidRPr="00F9382B" w:rsidRDefault="00F9382B" w:rsidP="00F9382B">
      <w:pPr>
        <w:rPr>
          <w:b/>
          <w:bCs/>
        </w:rPr>
      </w:pPr>
      <w:r w:rsidRPr="00F9382B">
        <w:rPr>
          <w:b/>
          <w:bCs/>
        </w:rPr>
        <w:t>Your Final Question — Yes, Confirmed</w:t>
      </w:r>
    </w:p>
    <w:p w14:paraId="5E75C62B" w14:textId="77777777" w:rsidR="00F9382B" w:rsidRPr="00F9382B" w:rsidRDefault="00F9382B" w:rsidP="00F9382B">
      <w:r w:rsidRPr="00F9382B">
        <w:t>Standalone system-installed tools on Windows can absolutely build Python extensions from source without touching PyPI for build tools at all:</w:t>
      </w:r>
    </w:p>
    <w:p w14:paraId="674048BE" w14:textId="77777777" w:rsidR="00F9382B" w:rsidRPr="00F9382B" w:rsidRDefault="00F9382B" w:rsidP="00F9382B">
      <w:r w:rsidRPr="00F9382B">
        <w:t>System Clang (from LLVM installer)</w:t>
      </w:r>
    </w:p>
    <w:p w14:paraId="28339B29" w14:textId="77777777" w:rsidR="00F9382B" w:rsidRPr="00F9382B" w:rsidRDefault="00F9382B" w:rsidP="00F9382B">
      <w:r w:rsidRPr="00F9382B">
        <w:t xml:space="preserve">    +</w:t>
      </w:r>
    </w:p>
    <w:p w14:paraId="5ED42A37" w14:textId="77777777" w:rsidR="00F9382B" w:rsidRPr="00F9382B" w:rsidRDefault="00F9382B" w:rsidP="00F9382B">
      <w:r w:rsidRPr="00F9382B">
        <w:t>System Meson (from meson installer / pip into system Python)</w:t>
      </w:r>
    </w:p>
    <w:p w14:paraId="0C647446" w14:textId="77777777" w:rsidR="00F9382B" w:rsidRPr="00F9382B" w:rsidRDefault="00F9382B" w:rsidP="00F9382B">
      <w:r w:rsidRPr="00F9382B">
        <w:t xml:space="preserve">    +</w:t>
      </w:r>
    </w:p>
    <w:p w14:paraId="04CD5150" w14:textId="77777777" w:rsidR="00F9382B" w:rsidRPr="00F9382B" w:rsidRDefault="00F9382B" w:rsidP="00F9382B">
      <w:r w:rsidRPr="00F9382B">
        <w:t>System Ninja (from ninja standalone release)</w:t>
      </w:r>
    </w:p>
    <w:p w14:paraId="53B52029" w14:textId="77777777" w:rsidR="00F9382B" w:rsidRPr="00F9382B" w:rsidRDefault="00F9382B" w:rsidP="00F9382B">
      <w:r w:rsidRPr="00F9382B">
        <w:t xml:space="preserve">    +</w:t>
      </w:r>
    </w:p>
    <w:p w14:paraId="669FA447" w14:textId="77777777" w:rsidR="00F9382B" w:rsidRPr="00F9382B" w:rsidRDefault="00F9382B" w:rsidP="00F9382B">
      <w:r w:rsidRPr="00F9382B">
        <w:t>System Python (from python.org)</w:t>
      </w:r>
    </w:p>
    <w:p w14:paraId="156E1A67" w14:textId="77777777" w:rsidR="00F9382B" w:rsidRPr="00F9382B" w:rsidRDefault="00F9382B" w:rsidP="00F9382B">
      <w:r w:rsidRPr="00F9382B">
        <w:lastRenderedPageBreak/>
        <w:t xml:space="preserve">        ↓</w:t>
      </w:r>
    </w:p>
    <w:p w14:paraId="3BF79665" w14:textId="77777777" w:rsidR="00F9382B" w:rsidRPr="00F9382B" w:rsidRDefault="00F9382B" w:rsidP="00F9382B">
      <w:r w:rsidRPr="00F9382B">
        <w:t>pip install . --no-build-isolation</w:t>
      </w:r>
    </w:p>
    <w:p w14:paraId="24516447" w14:textId="77777777" w:rsidR="00F9382B" w:rsidRPr="00F9382B" w:rsidRDefault="00F9382B" w:rsidP="00F9382B">
      <w:r w:rsidRPr="00F9382B">
        <w:t xml:space="preserve">        ↓</w:t>
      </w:r>
    </w:p>
    <w:p w14:paraId="6180CB7C" w14:textId="77777777" w:rsidR="00F9382B" w:rsidRPr="00F9382B" w:rsidRDefault="00F9382B" w:rsidP="00F9382B">
      <w:r w:rsidRPr="00F9382B">
        <w:t>hwrng.pyd built successfully</w:t>
      </w:r>
    </w:p>
    <w:p w14:paraId="250B5021" w14:textId="77777777" w:rsidR="00F9382B" w:rsidRPr="00F9382B" w:rsidRDefault="00F9382B" w:rsidP="00F9382B">
      <w:r w:rsidRPr="00F9382B">
        <w:t>The --no-build-isolation flag is the critical piece — it tells pip:</w:t>
      </w:r>
    </w:p>
    <w:p w14:paraId="3E0DD409" w14:textId="77777777" w:rsidR="00F9382B" w:rsidRPr="00F9382B" w:rsidRDefault="00F9382B" w:rsidP="00F9382B">
      <w:r w:rsidRPr="00F9382B">
        <w:t>Do NOT create an isolated environment</w:t>
      </w:r>
    </w:p>
    <w:p w14:paraId="338C3323" w14:textId="77777777" w:rsidR="00F9382B" w:rsidRPr="00F9382B" w:rsidRDefault="00F9382B" w:rsidP="00F9382B">
      <w:r w:rsidRPr="00F9382B">
        <w:t>Do NOT pull meson/ninja/cmake from PyPI</w:t>
      </w:r>
    </w:p>
    <w:p w14:paraId="2492A5B3" w14:textId="77777777" w:rsidR="00F9382B" w:rsidRPr="00F9382B" w:rsidRDefault="00F9382B" w:rsidP="00F9382B">
      <w:r w:rsidRPr="00F9382B">
        <w:t>Use whatever is already on PATH</w:t>
      </w:r>
    </w:p>
    <w:p w14:paraId="28EB91A8" w14:textId="77777777" w:rsidR="00F9382B" w:rsidRPr="00F9382B" w:rsidRDefault="00F9382B" w:rsidP="00F9382B">
      <w:r w:rsidRPr="00F9382B">
        <w:t>Without that flag, pip always tries to pull fresh copies from PyPI into an isolated build environment — which is where the CRT conflicts start on hybrid systems.</w:t>
      </w:r>
    </w:p>
    <w:p w14:paraId="703F9466" w14:textId="77777777" w:rsidR="00F9382B" w:rsidRPr="00F9382B" w:rsidRDefault="00F9382B" w:rsidP="00F9382B">
      <w:r w:rsidRPr="00F9382B">
        <w:pict w14:anchorId="414BF087">
          <v:rect id="_x0000_i2156" style="width:0;height:1.5pt" o:hralign="center" o:hrstd="t" o:hr="t" fillcolor="#a0a0a0" stroked="f"/>
        </w:pict>
      </w:r>
    </w:p>
    <w:p w14:paraId="522CFA00" w14:textId="77777777" w:rsidR="00F9382B" w:rsidRPr="00F9382B" w:rsidRDefault="00F9382B" w:rsidP="00F9382B">
      <w:pPr>
        <w:rPr>
          <w:b/>
          <w:bCs/>
        </w:rPr>
      </w:pPr>
      <w:r w:rsidRPr="00F9382B">
        <w:rPr>
          <w:b/>
          <w:bCs/>
        </w:rPr>
        <w:t>The Full Matrix Now Becomes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5"/>
        <w:gridCol w:w="2405"/>
        <w:gridCol w:w="2123"/>
      </w:tblGrid>
      <w:tr w:rsidR="00F9382B" w:rsidRPr="00F9382B" w14:paraId="2FD21A28" w14:textId="77777777">
        <w:trPr>
          <w:tblHeader/>
          <w:tblCellSpacing w:w="15" w:type="dxa"/>
        </w:trPr>
        <w:tc>
          <w:tcPr>
            <w:tcW w:w="0" w:type="auto"/>
            <w:vAlign w:val="center"/>
            <w:hideMark/>
          </w:tcPr>
          <w:p w14:paraId="227FB00A" w14:textId="77777777" w:rsidR="00F9382B" w:rsidRPr="00F9382B" w:rsidRDefault="00F9382B" w:rsidP="00F9382B">
            <w:pPr>
              <w:rPr>
                <w:b/>
                <w:bCs/>
              </w:rPr>
            </w:pPr>
            <w:r w:rsidRPr="00F9382B">
              <w:rPr>
                <w:b/>
                <w:bCs/>
              </w:rPr>
              <w:t>Environment</w:t>
            </w:r>
          </w:p>
        </w:tc>
        <w:tc>
          <w:tcPr>
            <w:tcW w:w="0" w:type="auto"/>
            <w:vAlign w:val="center"/>
            <w:hideMark/>
          </w:tcPr>
          <w:p w14:paraId="1791218A" w14:textId="77777777" w:rsidR="00F9382B" w:rsidRPr="00F9382B" w:rsidRDefault="00F9382B" w:rsidP="00F9382B">
            <w:pPr>
              <w:rPr>
                <w:b/>
                <w:bCs/>
              </w:rPr>
            </w:pPr>
            <w:r w:rsidRPr="00F9382B">
              <w:rPr>
                <w:b/>
                <w:bCs/>
              </w:rPr>
              <w:t>Build tools source</w:t>
            </w:r>
          </w:p>
        </w:tc>
        <w:tc>
          <w:tcPr>
            <w:tcW w:w="0" w:type="auto"/>
            <w:vAlign w:val="center"/>
            <w:hideMark/>
          </w:tcPr>
          <w:p w14:paraId="35C05D8F" w14:textId="77777777" w:rsidR="00F9382B" w:rsidRPr="00F9382B" w:rsidRDefault="00F9382B" w:rsidP="00F9382B">
            <w:pPr>
              <w:rPr>
                <w:b/>
                <w:bCs/>
              </w:rPr>
            </w:pPr>
            <w:r w:rsidRPr="00F9382B">
              <w:rPr>
                <w:b/>
                <w:bCs/>
              </w:rPr>
              <w:t>Flag needed</w:t>
            </w:r>
          </w:p>
        </w:tc>
      </w:tr>
      <w:tr w:rsidR="00F9382B" w:rsidRPr="00F9382B" w14:paraId="5A5E72BC" w14:textId="77777777">
        <w:trPr>
          <w:tblCellSpacing w:w="15" w:type="dxa"/>
        </w:trPr>
        <w:tc>
          <w:tcPr>
            <w:tcW w:w="0" w:type="auto"/>
            <w:vAlign w:val="center"/>
            <w:hideMark/>
          </w:tcPr>
          <w:p w14:paraId="2A4236E4" w14:textId="77777777" w:rsidR="00F9382B" w:rsidRPr="00F9382B" w:rsidRDefault="00F9382B" w:rsidP="00F9382B">
            <w:r w:rsidRPr="00F9382B">
              <w:t>Windows vanilla</w:t>
            </w:r>
          </w:p>
        </w:tc>
        <w:tc>
          <w:tcPr>
            <w:tcW w:w="0" w:type="auto"/>
            <w:vAlign w:val="center"/>
            <w:hideMark/>
          </w:tcPr>
          <w:p w14:paraId="494091CF" w14:textId="77777777" w:rsidR="00F9382B" w:rsidRPr="00F9382B" w:rsidRDefault="00F9382B" w:rsidP="00F9382B">
            <w:r w:rsidRPr="00F9382B">
              <w:t>PyPI wheels</w:t>
            </w:r>
          </w:p>
        </w:tc>
        <w:tc>
          <w:tcPr>
            <w:tcW w:w="0" w:type="auto"/>
            <w:vAlign w:val="center"/>
            <w:hideMark/>
          </w:tcPr>
          <w:p w14:paraId="4D2688E4" w14:textId="77777777" w:rsidR="00F9382B" w:rsidRPr="00F9382B" w:rsidRDefault="00F9382B" w:rsidP="00F9382B">
            <w:r w:rsidRPr="00F9382B">
              <w:t>none — default works</w:t>
            </w:r>
          </w:p>
        </w:tc>
      </w:tr>
      <w:tr w:rsidR="00F9382B" w:rsidRPr="00F9382B" w14:paraId="70EDB7EE" w14:textId="77777777">
        <w:trPr>
          <w:tblCellSpacing w:w="15" w:type="dxa"/>
        </w:trPr>
        <w:tc>
          <w:tcPr>
            <w:tcW w:w="0" w:type="auto"/>
            <w:vAlign w:val="center"/>
            <w:hideMark/>
          </w:tcPr>
          <w:p w14:paraId="74648351" w14:textId="77777777" w:rsidR="00F9382B" w:rsidRPr="00F9382B" w:rsidRDefault="00F9382B" w:rsidP="00F9382B">
            <w:r w:rsidRPr="00F9382B">
              <w:t>Windows + system Clang/Meson/Ninja</w:t>
            </w:r>
          </w:p>
        </w:tc>
        <w:tc>
          <w:tcPr>
            <w:tcW w:w="0" w:type="auto"/>
            <w:vAlign w:val="center"/>
            <w:hideMark/>
          </w:tcPr>
          <w:p w14:paraId="4F0E9F47" w14:textId="77777777" w:rsidR="00F9382B" w:rsidRPr="00F9382B" w:rsidRDefault="00F9382B" w:rsidP="00F9382B">
            <w:r w:rsidRPr="00F9382B">
              <w:t>System PATH</w:t>
            </w:r>
          </w:p>
        </w:tc>
        <w:tc>
          <w:tcPr>
            <w:tcW w:w="0" w:type="auto"/>
            <w:vAlign w:val="center"/>
            <w:hideMark/>
          </w:tcPr>
          <w:p w14:paraId="7F015383" w14:textId="77777777" w:rsidR="00F9382B" w:rsidRPr="00F9382B" w:rsidRDefault="00F9382B" w:rsidP="00F9382B">
            <w:r w:rsidRPr="00F9382B">
              <w:t>--no-build-isolation</w:t>
            </w:r>
          </w:p>
        </w:tc>
      </w:tr>
      <w:tr w:rsidR="00F9382B" w:rsidRPr="00F9382B" w14:paraId="26A0A9B4" w14:textId="77777777">
        <w:trPr>
          <w:tblCellSpacing w:w="15" w:type="dxa"/>
        </w:trPr>
        <w:tc>
          <w:tcPr>
            <w:tcW w:w="0" w:type="auto"/>
            <w:vAlign w:val="center"/>
            <w:hideMark/>
          </w:tcPr>
          <w:p w14:paraId="6AB622AA" w14:textId="77777777" w:rsidR="00F9382B" w:rsidRPr="00F9382B" w:rsidRDefault="00F9382B" w:rsidP="00F9382B">
            <w:r w:rsidRPr="00F9382B">
              <w:t>MSYS2</w:t>
            </w:r>
          </w:p>
        </w:tc>
        <w:tc>
          <w:tcPr>
            <w:tcW w:w="0" w:type="auto"/>
            <w:vAlign w:val="center"/>
            <w:hideMark/>
          </w:tcPr>
          <w:p w14:paraId="685CC1AD" w14:textId="77777777" w:rsidR="00F9382B" w:rsidRPr="00F9382B" w:rsidRDefault="00F9382B" w:rsidP="00F9382B">
            <w:r w:rsidRPr="00F9382B">
              <w:t>pacman only</w:t>
            </w:r>
          </w:p>
        </w:tc>
        <w:tc>
          <w:tcPr>
            <w:tcW w:w="0" w:type="auto"/>
            <w:vAlign w:val="center"/>
            <w:hideMark/>
          </w:tcPr>
          <w:p w14:paraId="497EF598" w14:textId="77777777" w:rsidR="00F9382B" w:rsidRPr="00F9382B" w:rsidRDefault="00F9382B" w:rsidP="00F9382B">
            <w:r w:rsidRPr="00F9382B">
              <w:t>--no-build-isolation</w:t>
            </w:r>
          </w:p>
        </w:tc>
      </w:tr>
      <w:tr w:rsidR="00F9382B" w:rsidRPr="00F9382B" w14:paraId="20255574" w14:textId="77777777">
        <w:trPr>
          <w:tblCellSpacing w:w="15" w:type="dxa"/>
        </w:trPr>
        <w:tc>
          <w:tcPr>
            <w:tcW w:w="0" w:type="auto"/>
            <w:vAlign w:val="center"/>
            <w:hideMark/>
          </w:tcPr>
          <w:p w14:paraId="7C9B1DED" w14:textId="77777777" w:rsidR="00F9382B" w:rsidRPr="00F9382B" w:rsidRDefault="00F9382B" w:rsidP="00F9382B">
            <w:r w:rsidRPr="00F9382B">
              <w:t>Linux vanilla</w:t>
            </w:r>
          </w:p>
        </w:tc>
        <w:tc>
          <w:tcPr>
            <w:tcW w:w="0" w:type="auto"/>
            <w:vAlign w:val="center"/>
            <w:hideMark/>
          </w:tcPr>
          <w:p w14:paraId="65D80E7F" w14:textId="77777777" w:rsidR="00F9382B" w:rsidRPr="00F9382B" w:rsidRDefault="00F9382B" w:rsidP="00F9382B">
            <w:r w:rsidRPr="00F9382B">
              <w:t>Either PyPI or apt</w:t>
            </w:r>
          </w:p>
        </w:tc>
        <w:tc>
          <w:tcPr>
            <w:tcW w:w="0" w:type="auto"/>
            <w:vAlign w:val="center"/>
            <w:hideMark/>
          </w:tcPr>
          <w:p w14:paraId="2CB112A7" w14:textId="77777777" w:rsidR="00F9382B" w:rsidRPr="00F9382B" w:rsidRDefault="00F9382B" w:rsidP="00F9382B">
            <w:r w:rsidRPr="00F9382B">
              <w:t>usually none</w:t>
            </w:r>
          </w:p>
        </w:tc>
      </w:tr>
      <w:tr w:rsidR="00F9382B" w:rsidRPr="00F9382B" w14:paraId="676E2A24" w14:textId="77777777">
        <w:trPr>
          <w:tblCellSpacing w:w="15" w:type="dxa"/>
        </w:trPr>
        <w:tc>
          <w:tcPr>
            <w:tcW w:w="0" w:type="auto"/>
            <w:vAlign w:val="center"/>
            <w:hideMark/>
          </w:tcPr>
          <w:p w14:paraId="534C133D" w14:textId="77777777" w:rsidR="00F9382B" w:rsidRPr="00F9382B" w:rsidRDefault="00F9382B" w:rsidP="00F9382B">
            <w:r w:rsidRPr="00F9382B">
              <w:t>Linux + system tools only</w:t>
            </w:r>
          </w:p>
        </w:tc>
        <w:tc>
          <w:tcPr>
            <w:tcW w:w="0" w:type="auto"/>
            <w:vAlign w:val="center"/>
            <w:hideMark/>
          </w:tcPr>
          <w:p w14:paraId="288AEBAB" w14:textId="77777777" w:rsidR="00F9382B" w:rsidRPr="00F9382B" w:rsidRDefault="00F9382B" w:rsidP="00F9382B">
            <w:r w:rsidRPr="00F9382B">
              <w:t>System PATH</w:t>
            </w:r>
          </w:p>
        </w:tc>
        <w:tc>
          <w:tcPr>
            <w:tcW w:w="0" w:type="auto"/>
            <w:vAlign w:val="center"/>
            <w:hideMark/>
          </w:tcPr>
          <w:p w14:paraId="747FD729" w14:textId="77777777" w:rsidR="00F9382B" w:rsidRPr="00F9382B" w:rsidRDefault="00F9382B" w:rsidP="00F9382B">
            <w:r w:rsidRPr="00F9382B">
              <w:t>--no-build-isolation</w:t>
            </w:r>
          </w:p>
        </w:tc>
      </w:tr>
      <w:tr w:rsidR="00F9382B" w:rsidRPr="00F9382B" w14:paraId="4542D366" w14:textId="77777777">
        <w:trPr>
          <w:tblCellSpacing w:w="15" w:type="dxa"/>
        </w:trPr>
        <w:tc>
          <w:tcPr>
            <w:tcW w:w="0" w:type="auto"/>
            <w:vAlign w:val="center"/>
            <w:hideMark/>
          </w:tcPr>
          <w:p w14:paraId="085396CD" w14:textId="77777777" w:rsidR="00F9382B" w:rsidRPr="00F9382B" w:rsidRDefault="00F9382B" w:rsidP="00F9382B">
            <w:r w:rsidRPr="00F9382B">
              <w:t>macOS vanilla</w:t>
            </w:r>
          </w:p>
        </w:tc>
        <w:tc>
          <w:tcPr>
            <w:tcW w:w="0" w:type="auto"/>
            <w:vAlign w:val="center"/>
            <w:hideMark/>
          </w:tcPr>
          <w:p w14:paraId="09CCE349" w14:textId="77777777" w:rsidR="00F9382B" w:rsidRPr="00F9382B" w:rsidRDefault="00F9382B" w:rsidP="00F9382B">
            <w:r w:rsidRPr="00F9382B">
              <w:t>Either PyPI or Homebrew</w:t>
            </w:r>
          </w:p>
        </w:tc>
        <w:tc>
          <w:tcPr>
            <w:tcW w:w="0" w:type="auto"/>
            <w:vAlign w:val="center"/>
            <w:hideMark/>
          </w:tcPr>
          <w:p w14:paraId="14380C76" w14:textId="77777777" w:rsidR="00F9382B" w:rsidRPr="00F9382B" w:rsidRDefault="00F9382B" w:rsidP="00F9382B">
            <w:r w:rsidRPr="00F9382B">
              <w:t>usually none</w:t>
            </w:r>
          </w:p>
        </w:tc>
      </w:tr>
      <w:tr w:rsidR="00F9382B" w:rsidRPr="00F9382B" w14:paraId="03F3833C" w14:textId="77777777">
        <w:trPr>
          <w:tblCellSpacing w:w="15" w:type="dxa"/>
        </w:trPr>
        <w:tc>
          <w:tcPr>
            <w:tcW w:w="0" w:type="auto"/>
            <w:vAlign w:val="center"/>
            <w:hideMark/>
          </w:tcPr>
          <w:p w14:paraId="2FB4C34D" w14:textId="77777777" w:rsidR="00F9382B" w:rsidRPr="00F9382B" w:rsidRDefault="00F9382B" w:rsidP="00F9382B">
            <w:r w:rsidRPr="00F9382B">
              <w:t>CI runner (clean)</w:t>
            </w:r>
          </w:p>
        </w:tc>
        <w:tc>
          <w:tcPr>
            <w:tcW w:w="0" w:type="auto"/>
            <w:vAlign w:val="center"/>
            <w:hideMark/>
          </w:tcPr>
          <w:p w14:paraId="44B5333E" w14:textId="77777777" w:rsidR="00F9382B" w:rsidRPr="00F9382B" w:rsidRDefault="00F9382B" w:rsidP="00F9382B">
            <w:r w:rsidRPr="00F9382B">
              <w:t>PyPI wheels</w:t>
            </w:r>
          </w:p>
        </w:tc>
        <w:tc>
          <w:tcPr>
            <w:tcW w:w="0" w:type="auto"/>
            <w:vAlign w:val="center"/>
            <w:hideMark/>
          </w:tcPr>
          <w:p w14:paraId="767BBC4B" w14:textId="77777777" w:rsidR="00F9382B" w:rsidRPr="00F9382B" w:rsidRDefault="00F9382B" w:rsidP="00F9382B">
            <w:r w:rsidRPr="00F9382B">
              <w:t>none — default works</w:t>
            </w:r>
          </w:p>
        </w:tc>
      </w:tr>
    </w:tbl>
    <w:p w14:paraId="2FFE3D2F" w14:textId="77777777" w:rsidR="00F9382B" w:rsidRPr="00F9382B" w:rsidRDefault="00F9382B" w:rsidP="00F9382B">
      <w:r w:rsidRPr="00F9382B">
        <w:pict w14:anchorId="19573E11">
          <v:rect id="_x0000_i2157" style="width:0;height:1.5pt" o:hralign="center" o:hrstd="t" o:hr="t" fillcolor="#a0a0a0" stroked="f"/>
        </w:pict>
      </w:r>
    </w:p>
    <w:p w14:paraId="477E0A3E" w14:textId="77777777" w:rsidR="00F9382B" w:rsidRPr="00F9382B" w:rsidRDefault="00F9382B" w:rsidP="00F9382B">
      <w:pPr>
        <w:rPr>
          <w:b/>
          <w:bCs/>
        </w:rPr>
      </w:pPr>
      <w:r w:rsidRPr="00F9382B">
        <w:rPr>
          <w:b/>
          <w:bCs/>
        </w:rPr>
        <w:t>The Underlying Principle</w:t>
      </w:r>
    </w:p>
    <w:p w14:paraId="495BC204" w14:textId="77777777" w:rsidR="00F9382B" w:rsidRPr="00F9382B" w:rsidRDefault="00F9382B" w:rsidP="00F9382B">
      <w:r w:rsidRPr="00F9382B">
        <w:t xml:space="preserve">PyPI build tool wheels exist for </w:t>
      </w:r>
      <w:r w:rsidRPr="00F9382B">
        <w:rPr>
          <w:b/>
          <w:bCs/>
        </w:rPr>
        <w:t>one specific scenario</w:t>
      </w:r>
      <w:r w:rsidRPr="00F9382B">
        <w:t xml:space="preserve"> — clean isolated environments with no prior toolchain. The moment any system has its own toolchain (MSYS2, standalone LLVM, system Meson), the system toolchain is always the more reliable choice and --no-build-isolation is the correct approach.</w:t>
      </w:r>
    </w:p>
    <w:p w14:paraId="602EF6F5" w14:textId="77777777" w:rsidR="00F9382B" w:rsidRPr="00F9382B" w:rsidRDefault="00F9382B" w:rsidP="00F9382B">
      <w:r w:rsidRPr="00F9382B">
        <w:t>Your pyproject.toml requires block:</w:t>
      </w:r>
    </w:p>
    <w:p w14:paraId="04C4F73D" w14:textId="77777777" w:rsidR="00F9382B" w:rsidRPr="00F9382B" w:rsidRDefault="00F9382B" w:rsidP="00F9382B">
      <w:r w:rsidRPr="00F9382B">
        <w:t>toml</w:t>
      </w:r>
    </w:p>
    <w:p w14:paraId="134D97A9" w14:textId="77777777" w:rsidR="00F9382B" w:rsidRPr="00F9382B" w:rsidRDefault="00F9382B" w:rsidP="00F9382B">
      <w:r w:rsidRPr="00F9382B">
        <w:t>requires = ["meson-python", "meson", "ninja"]</w:t>
      </w:r>
    </w:p>
    <w:p w14:paraId="22BFE039" w14:textId="77777777" w:rsidR="00F9382B" w:rsidRPr="00F9382B" w:rsidRDefault="00F9382B" w:rsidP="00F9382B">
      <w:r w:rsidRPr="00F9382B">
        <w:t>This only gets consulted when build isolation is active. With --no-build-isolation, pip ignores this block entirely for the binary tools and uses whatever is on PATH — meson-python still needs to be installed separately since it is the pure Python backend, but meson and ninja come from the system.</w:t>
      </w:r>
    </w:p>
    <w:p w14:paraId="3609BC88" w14:textId="77777777" w:rsidR="00F9382B" w:rsidRPr="00F9382B" w:rsidRDefault="00F9382B" w:rsidP="00F9382B">
      <w:r w:rsidRPr="00F9382B">
        <w:t>I think even if we choose that in-line assembly route instead of rdseed_step64, in our C file, since ninja's structure is what it is, only on venilla systems pip install ["meson-python", "meson", "ninja"] will succeed. In msys, it will try building from source (ninja) and as base OS in windows underneath, it will fail.</w:t>
      </w:r>
    </w:p>
    <w:p w14:paraId="2E926E5F" w14:textId="77777777" w:rsidR="00F9382B" w:rsidRPr="00F9382B" w:rsidRDefault="00F9382B" w:rsidP="00F9382B">
      <w:r w:rsidRPr="00F9382B">
        <w:t>Yes, exactly right — and that conclusion is completely independent of whether you use inline assembly or _rdseed64_step in hwrng.c.</w:t>
      </w:r>
    </w:p>
    <w:p w14:paraId="42A0F87F" w14:textId="77777777" w:rsidR="00F9382B" w:rsidRPr="00F9382B" w:rsidRDefault="00F9382B" w:rsidP="00F9382B">
      <w:r w:rsidRPr="00F9382B">
        <w:t>The C code change and the build toolchain problem are entirely separate layers:</w:t>
      </w:r>
    </w:p>
    <w:p w14:paraId="3469ECA4" w14:textId="77777777" w:rsidR="00F9382B" w:rsidRPr="00F9382B" w:rsidRDefault="00F9382B" w:rsidP="00F9382B">
      <w:r w:rsidRPr="00F9382B">
        <w:lastRenderedPageBreak/>
        <w:t>hwrng.c  ←  inline asm vs intrinsics</w:t>
      </w:r>
    </w:p>
    <w:p w14:paraId="5EA81483" w14:textId="77777777" w:rsidR="00F9382B" w:rsidRPr="00F9382B" w:rsidRDefault="00F9382B" w:rsidP="00F9382B">
      <w:r w:rsidRPr="00F9382B">
        <w:t xml:space="preserve">    ↓</w:t>
      </w:r>
    </w:p>
    <w:p w14:paraId="7127C39F" w14:textId="77777777" w:rsidR="00F9382B" w:rsidRPr="00F9382B" w:rsidRDefault="00F9382B" w:rsidP="00F9382B">
      <w:r w:rsidRPr="00F9382B">
        <w:t>compiled by Clang/GCC</w:t>
      </w:r>
    </w:p>
    <w:p w14:paraId="1D88A965" w14:textId="77777777" w:rsidR="00F9382B" w:rsidRPr="00F9382B" w:rsidRDefault="00F9382B" w:rsidP="00F9382B">
      <w:r w:rsidRPr="00F9382B">
        <w:t xml:space="preserve">    ↓</w:t>
      </w:r>
    </w:p>
    <w:p w14:paraId="1ED73A45" w14:textId="77777777" w:rsidR="00F9382B" w:rsidRPr="00F9382B" w:rsidRDefault="00F9382B" w:rsidP="00F9382B">
      <w:r w:rsidRPr="00F9382B">
        <w:t>orchestrated by Meson</w:t>
      </w:r>
    </w:p>
    <w:p w14:paraId="41E333D8" w14:textId="77777777" w:rsidR="00F9382B" w:rsidRPr="00F9382B" w:rsidRDefault="00F9382B" w:rsidP="00F9382B">
      <w:r w:rsidRPr="00F9382B">
        <w:t xml:space="preserve">    ↓</w:t>
      </w:r>
    </w:p>
    <w:p w14:paraId="4448C9F3" w14:textId="77777777" w:rsidR="00F9382B" w:rsidRPr="00F9382B" w:rsidRDefault="00F9382B" w:rsidP="00F9382B">
      <w:r w:rsidRPr="00F9382B">
        <w:t>executed by Ninja</w:t>
      </w:r>
    </w:p>
    <w:p w14:paraId="37783902" w14:textId="77777777" w:rsidR="00F9382B" w:rsidRPr="00F9382B" w:rsidRDefault="00F9382B" w:rsidP="00F9382B">
      <w:r w:rsidRPr="00F9382B">
        <w:t xml:space="preserve">    ↓</w:t>
      </w:r>
    </w:p>
    <w:p w14:paraId="1A2FD161" w14:textId="77777777" w:rsidR="00F9382B" w:rsidRPr="00F9382B" w:rsidRDefault="00F9382B" w:rsidP="00F9382B">
      <w:r w:rsidRPr="00F9382B">
        <w:t>packaged by meson-python</w:t>
      </w:r>
    </w:p>
    <w:p w14:paraId="37802CF0" w14:textId="77777777" w:rsidR="00F9382B" w:rsidRPr="00F9382B" w:rsidRDefault="00F9382B" w:rsidP="00F9382B">
      <w:r w:rsidRPr="00F9382B">
        <w:t>The inline asm change only affects the top layer. The PyPI ninja failure on MSYS2 happens at the bottom layer regardless.</w:t>
      </w:r>
    </w:p>
    <w:p w14:paraId="4B48BD97" w14:textId="77777777" w:rsidR="00F9382B" w:rsidRPr="00F9382B" w:rsidRDefault="00F9382B" w:rsidP="00F9382B">
      <w:r w:rsidRPr="00F9382B">
        <w:pict w14:anchorId="42F4CF8B">
          <v:rect id="_x0000_i2158" style="width:0;height:1.5pt" o:hralign="center" o:hrstd="t" o:hr="t" fillcolor="#a0a0a0" stroked="f"/>
        </w:pict>
      </w:r>
    </w:p>
    <w:p w14:paraId="409E31DB" w14:textId="77777777" w:rsidR="00F9382B" w:rsidRPr="00F9382B" w:rsidRDefault="00F9382B" w:rsidP="00F9382B">
      <w:pPr>
        <w:rPr>
          <w:b/>
          <w:bCs/>
        </w:rPr>
      </w:pPr>
      <w:r w:rsidRPr="00F9382B">
        <w:rPr>
          <w:b/>
          <w:bCs/>
        </w:rPr>
        <w:t>So The Practical Guidance for hwrng Remains</w:t>
      </w:r>
    </w:p>
    <w:p w14:paraId="0FEB7CE6" w14:textId="77777777" w:rsidR="00F9382B" w:rsidRPr="00F9382B" w:rsidRDefault="00F9382B" w:rsidP="00F9382B">
      <w:r w:rsidRPr="00F9382B">
        <w:rPr>
          <w:b/>
          <w:bCs/>
        </w:rPr>
        <w:t>Vanilla Windows / Linux / macOS:</w:t>
      </w:r>
    </w:p>
    <w:p w14:paraId="58232AF7" w14:textId="77777777" w:rsidR="00F9382B" w:rsidRPr="00F9382B" w:rsidRDefault="00F9382B" w:rsidP="00F9382B">
      <w:r w:rsidRPr="00F9382B">
        <w:t>bash</w:t>
      </w:r>
    </w:p>
    <w:p w14:paraId="58343466" w14:textId="77777777" w:rsidR="00F9382B" w:rsidRPr="00F9382B" w:rsidRDefault="00F9382B" w:rsidP="00F9382B">
      <w:r w:rsidRPr="00F9382B">
        <w:t>pip install .</w:t>
      </w:r>
    </w:p>
    <w:p w14:paraId="65CB11C2" w14:textId="77777777" w:rsidR="00F9382B" w:rsidRPr="00F9382B" w:rsidRDefault="00F9382B" w:rsidP="00F9382B">
      <w:r w:rsidRPr="00F9382B">
        <w:t>PyPI pulls meson, ninja, meson-python — works cleanly.</w:t>
      </w:r>
    </w:p>
    <w:p w14:paraId="3A751E1D" w14:textId="77777777" w:rsidR="00F9382B" w:rsidRPr="00F9382B" w:rsidRDefault="00F9382B" w:rsidP="00F9382B">
      <w:r w:rsidRPr="00F9382B">
        <w:rPr>
          <w:b/>
          <w:bCs/>
        </w:rPr>
        <w:t>MSYS2:</w:t>
      </w:r>
    </w:p>
    <w:p w14:paraId="3A1101D2" w14:textId="77777777" w:rsidR="00F9382B" w:rsidRPr="00F9382B" w:rsidRDefault="00F9382B" w:rsidP="00F9382B">
      <w:r w:rsidRPr="00F9382B">
        <w:t>bash</w:t>
      </w:r>
    </w:p>
    <w:p w14:paraId="397FB37A" w14:textId="77777777" w:rsidR="00F9382B" w:rsidRPr="00F9382B" w:rsidRDefault="00F9382B" w:rsidP="00F9382B">
      <w:r w:rsidRPr="00F9382B">
        <w:t>pacman -S mingw-w64-ucrt-x86_64-ninja</w:t>
      </w:r>
    </w:p>
    <w:p w14:paraId="73150F28" w14:textId="77777777" w:rsidR="00F9382B" w:rsidRPr="00F9382B" w:rsidRDefault="00F9382B" w:rsidP="00F9382B">
      <w:r w:rsidRPr="00F9382B">
        <w:t>pacman -S mingw-w64-ucrt-x86_64-meson</w:t>
      </w:r>
    </w:p>
    <w:p w14:paraId="09F36872" w14:textId="77777777" w:rsidR="00F9382B" w:rsidRPr="00F9382B" w:rsidRDefault="00F9382B" w:rsidP="00F9382B">
      <w:r w:rsidRPr="00F9382B">
        <w:t>pip install meson-python</w:t>
      </w:r>
    </w:p>
    <w:p w14:paraId="59FA9B14" w14:textId="77777777" w:rsidR="00F9382B" w:rsidRPr="00F9382B" w:rsidRDefault="00F9382B" w:rsidP="00F9382B">
      <w:r w:rsidRPr="00F9382B">
        <w:t>pip install . --no-build-isolation</w:t>
      </w:r>
    </w:p>
    <w:p w14:paraId="7E1C3AE8" w14:textId="77777777" w:rsidR="00F9382B" w:rsidRPr="00F9382B" w:rsidRDefault="00F9382B" w:rsidP="00F9382B">
      <w:r w:rsidRPr="00F9382B">
        <w:rPr>
          <w:b/>
          <w:bCs/>
        </w:rPr>
        <w:t>Windows with standalone system tools (LLVM + system Ninja):</w:t>
      </w:r>
    </w:p>
    <w:p w14:paraId="1C0CE506" w14:textId="77777777" w:rsidR="00F9382B" w:rsidRPr="00F9382B" w:rsidRDefault="00F9382B" w:rsidP="00F9382B">
      <w:r w:rsidRPr="00F9382B">
        <w:t>bash</w:t>
      </w:r>
    </w:p>
    <w:p w14:paraId="35BACBB5" w14:textId="77777777" w:rsidR="00F9382B" w:rsidRPr="00F9382B" w:rsidRDefault="00F9382B" w:rsidP="00F9382B">
      <w:r w:rsidRPr="00F9382B">
        <w:t>pip install meson-python</w:t>
      </w:r>
    </w:p>
    <w:p w14:paraId="5A259EE4" w14:textId="77777777" w:rsidR="00F9382B" w:rsidRPr="00F9382B" w:rsidRDefault="00F9382B" w:rsidP="00F9382B">
      <w:r w:rsidRPr="00F9382B">
        <w:t>pip install . --no-build-isolation</w:t>
      </w:r>
    </w:p>
    <w:p w14:paraId="704D7D3F" w14:textId="77777777" w:rsidR="00F9382B" w:rsidRPr="00F9382B" w:rsidRDefault="00F9382B" w:rsidP="00F9382B">
      <w:r w:rsidRPr="00F9382B">
        <w:pict w14:anchorId="44CAD845">
          <v:rect id="_x0000_i2159" style="width:0;height:1.5pt" o:hralign="center" o:hrstd="t" o:hr="t" fillcolor="#a0a0a0" stroked="f"/>
        </w:pict>
      </w:r>
    </w:p>
    <w:p w14:paraId="67CAD3B8" w14:textId="77777777" w:rsidR="00F9382B" w:rsidRPr="00F9382B" w:rsidRDefault="00F9382B" w:rsidP="00F9382B">
      <w:pPr>
        <w:rPr>
          <w:b/>
          <w:bCs/>
        </w:rPr>
      </w:pPr>
      <w:r w:rsidRPr="00F9382B">
        <w:rPr>
          <w:b/>
          <w:bCs/>
        </w:rPr>
        <w:t>The One Thing Worth Documenting</w:t>
      </w:r>
    </w:p>
    <w:p w14:paraId="6B29212B" w14:textId="77777777" w:rsidR="00F9382B" w:rsidRPr="00F9382B" w:rsidRDefault="00F9382B" w:rsidP="00F9382B">
      <w:r w:rsidRPr="00F9382B">
        <w:t>Since your pyproject.toml will mislead MSYS2 users into a failed build, a BUILDING.md or a note in README.md covering this would be the right thing to add — because nothing in the current project files warns about it. The code itself is fine either way.</w:t>
      </w:r>
    </w:p>
    <w:p w14:paraId="23EA5AF8" w14:textId="77777777" w:rsidR="00F9382B" w:rsidRPr="00F9382B" w:rsidRDefault="00F9382B" w:rsidP="00F9382B">
      <w:r w:rsidRPr="00F9382B">
        <w:t>But if we change build system from meson to cmake, what will be the scenario? but since final handover as per your above displayed workflow is ninja (even while using cmake), we cannot avoid that hybrid systems issue.</w:t>
      </w:r>
    </w:p>
    <w:p w14:paraId="70B0A8BE" w14:textId="77777777" w:rsidR="00F9382B" w:rsidRPr="00F9382B" w:rsidRDefault="00F9382B" w:rsidP="00F9382B">
      <w:r w:rsidRPr="00F9382B">
        <w:t>Yes, exactly — you have reasoned this out correctly. Ninja is the common bottom layer regardless of whether CMake or Meson sits above it.</w:t>
      </w:r>
    </w:p>
    <w:p w14:paraId="44467A42" w14:textId="77777777" w:rsidR="00F9382B" w:rsidRPr="00F9382B" w:rsidRDefault="00F9382B" w:rsidP="00F9382B">
      <w:r w:rsidRPr="00F9382B">
        <w:t>CMake route:</w:t>
      </w:r>
    </w:p>
    <w:p w14:paraId="5ECD0BEB" w14:textId="77777777" w:rsidR="00F9382B" w:rsidRPr="00F9382B" w:rsidRDefault="00F9382B" w:rsidP="00F9382B">
      <w:r w:rsidRPr="00F9382B">
        <w:lastRenderedPageBreak/>
        <w:t>hwrng.c</w:t>
      </w:r>
    </w:p>
    <w:p w14:paraId="7B4F1D52" w14:textId="77777777" w:rsidR="00F9382B" w:rsidRPr="00F9382B" w:rsidRDefault="00F9382B" w:rsidP="00F9382B">
      <w:r w:rsidRPr="00F9382B">
        <w:t xml:space="preserve">    ↓</w:t>
      </w:r>
    </w:p>
    <w:p w14:paraId="2524C2A9" w14:textId="77777777" w:rsidR="00F9382B" w:rsidRPr="00F9382B" w:rsidRDefault="00F9382B" w:rsidP="00F9382B">
      <w:r w:rsidRPr="00F9382B">
        <w:t>CMakeLists.txt  ←  replaces meson.build</w:t>
      </w:r>
    </w:p>
    <w:p w14:paraId="0E4C8837" w14:textId="77777777" w:rsidR="00F9382B" w:rsidRPr="00F9382B" w:rsidRDefault="00F9382B" w:rsidP="00F9382B">
      <w:r w:rsidRPr="00F9382B">
        <w:t xml:space="preserve">    ↓</w:t>
      </w:r>
    </w:p>
    <w:p w14:paraId="29127003" w14:textId="77777777" w:rsidR="00F9382B" w:rsidRPr="00F9382B" w:rsidRDefault="00F9382B" w:rsidP="00F9382B">
      <w:r w:rsidRPr="00F9382B">
        <w:t>scikit-build-core  ←  replaces meson-python in pyproject.toml</w:t>
      </w:r>
    </w:p>
    <w:p w14:paraId="435FE840" w14:textId="77777777" w:rsidR="00F9382B" w:rsidRPr="00F9382B" w:rsidRDefault="00F9382B" w:rsidP="00F9382B">
      <w:r w:rsidRPr="00F9382B">
        <w:t xml:space="preserve">    ↓</w:t>
      </w:r>
    </w:p>
    <w:p w14:paraId="515DABD3" w14:textId="77777777" w:rsidR="00F9382B" w:rsidRPr="00F9382B" w:rsidRDefault="00F9382B" w:rsidP="00F9382B">
      <w:r w:rsidRPr="00F9382B">
        <w:t>CMake (system or PyPI)</w:t>
      </w:r>
    </w:p>
    <w:p w14:paraId="1195AFEC" w14:textId="77777777" w:rsidR="00F9382B" w:rsidRPr="00F9382B" w:rsidRDefault="00F9382B" w:rsidP="00F9382B">
      <w:r w:rsidRPr="00F9382B">
        <w:t xml:space="preserve">    ↓</w:t>
      </w:r>
    </w:p>
    <w:p w14:paraId="368AA449" w14:textId="77777777" w:rsidR="00F9382B" w:rsidRPr="00F9382B" w:rsidRDefault="00F9382B" w:rsidP="00F9382B">
      <w:r w:rsidRPr="00F9382B">
        <w:t>Ninja  ←  same bottom layer, same problem</w:t>
      </w:r>
    </w:p>
    <w:p w14:paraId="7FCD5D28" w14:textId="77777777" w:rsidR="00F9382B" w:rsidRPr="00F9382B" w:rsidRDefault="00F9382B" w:rsidP="00F9382B">
      <w:r w:rsidRPr="00F9382B">
        <w:t xml:space="preserve">    ↓</w:t>
      </w:r>
    </w:p>
    <w:p w14:paraId="047BC32B" w14:textId="77777777" w:rsidR="00F9382B" w:rsidRPr="00F9382B" w:rsidRDefault="00F9382B" w:rsidP="00F9382B">
      <w:r w:rsidRPr="00F9382B">
        <w:t>hwrng.pyd / hwrng.so</w:t>
      </w:r>
    </w:p>
    <w:p w14:paraId="1AFAF103" w14:textId="77777777" w:rsidR="00F9382B" w:rsidRPr="00F9382B" w:rsidRDefault="00F9382B" w:rsidP="00F9382B"/>
    <w:p w14:paraId="27FCAFE5" w14:textId="77777777" w:rsidR="00F9382B" w:rsidRPr="00F9382B" w:rsidRDefault="00F9382B" w:rsidP="00F9382B">
      <w:r w:rsidRPr="00F9382B">
        <w:t>Meson route (current):</w:t>
      </w:r>
    </w:p>
    <w:p w14:paraId="23F4B9B0" w14:textId="77777777" w:rsidR="00F9382B" w:rsidRPr="00F9382B" w:rsidRDefault="00F9382B" w:rsidP="00F9382B">
      <w:r w:rsidRPr="00F9382B">
        <w:t>hwrng.c</w:t>
      </w:r>
    </w:p>
    <w:p w14:paraId="7E845213" w14:textId="77777777" w:rsidR="00F9382B" w:rsidRPr="00F9382B" w:rsidRDefault="00F9382B" w:rsidP="00F9382B">
      <w:r w:rsidRPr="00F9382B">
        <w:t xml:space="preserve">    ↓</w:t>
      </w:r>
    </w:p>
    <w:p w14:paraId="354DAB7F" w14:textId="77777777" w:rsidR="00F9382B" w:rsidRPr="00F9382B" w:rsidRDefault="00F9382B" w:rsidP="00F9382B">
      <w:r w:rsidRPr="00F9382B">
        <w:t>meson.build</w:t>
      </w:r>
    </w:p>
    <w:p w14:paraId="7FB90611" w14:textId="77777777" w:rsidR="00F9382B" w:rsidRPr="00F9382B" w:rsidRDefault="00F9382B" w:rsidP="00F9382B">
      <w:r w:rsidRPr="00F9382B">
        <w:t xml:space="preserve">    ↓</w:t>
      </w:r>
    </w:p>
    <w:p w14:paraId="782ABFB2" w14:textId="77777777" w:rsidR="00F9382B" w:rsidRPr="00F9382B" w:rsidRDefault="00F9382B" w:rsidP="00F9382B">
      <w:r w:rsidRPr="00F9382B">
        <w:t>meson-python</w:t>
      </w:r>
    </w:p>
    <w:p w14:paraId="1B0903E1" w14:textId="77777777" w:rsidR="00F9382B" w:rsidRPr="00F9382B" w:rsidRDefault="00F9382B" w:rsidP="00F9382B">
      <w:r w:rsidRPr="00F9382B">
        <w:t xml:space="preserve">    ↓</w:t>
      </w:r>
    </w:p>
    <w:p w14:paraId="43E69E16" w14:textId="77777777" w:rsidR="00F9382B" w:rsidRPr="00F9382B" w:rsidRDefault="00F9382B" w:rsidP="00F9382B">
      <w:r w:rsidRPr="00F9382B">
        <w:t>Meson (system or PyPI)</w:t>
      </w:r>
    </w:p>
    <w:p w14:paraId="014B998C" w14:textId="77777777" w:rsidR="00F9382B" w:rsidRPr="00F9382B" w:rsidRDefault="00F9382B" w:rsidP="00F9382B">
      <w:r w:rsidRPr="00F9382B">
        <w:t xml:space="preserve">    ↓</w:t>
      </w:r>
    </w:p>
    <w:p w14:paraId="4C4E4462" w14:textId="77777777" w:rsidR="00F9382B" w:rsidRPr="00F9382B" w:rsidRDefault="00F9382B" w:rsidP="00F9382B">
      <w:r w:rsidRPr="00F9382B">
        <w:t>Ninja  ←  same bottom layer, same problem</w:t>
      </w:r>
    </w:p>
    <w:p w14:paraId="71A24A1A" w14:textId="77777777" w:rsidR="00F9382B" w:rsidRPr="00F9382B" w:rsidRDefault="00F9382B" w:rsidP="00F9382B">
      <w:r w:rsidRPr="00F9382B">
        <w:t xml:space="preserve">    ↓</w:t>
      </w:r>
    </w:p>
    <w:p w14:paraId="7A01BF54" w14:textId="77777777" w:rsidR="00F9382B" w:rsidRPr="00F9382B" w:rsidRDefault="00F9382B" w:rsidP="00F9382B">
      <w:r w:rsidRPr="00F9382B">
        <w:t>hwrng.pyd / hwrng.so</w:t>
      </w:r>
    </w:p>
    <w:p w14:paraId="3015EB55" w14:textId="77777777" w:rsidR="00F9382B" w:rsidRPr="00F9382B" w:rsidRDefault="00F9382B" w:rsidP="00F9382B">
      <w:r w:rsidRPr="00F9382B">
        <w:t>The MSYS2 hybrid system failure point is identical in both routes because neither CMake nor Meson eliminates Ninja — they both delegate to it.</w:t>
      </w:r>
    </w:p>
    <w:p w14:paraId="53F1F26C" w14:textId="77777777" w:rsidR="00F9382B" w:rsidRPr="00F9382B" w:rsidRDefault="00F9382B" w:rsidP="00F9382B">
      <w:r w:rsidRPr="00F9382B">
        <w:pict w14:anchorId="34D7A190">
          <v:rect id="_x0000_i2160" style="width:0;height:1.5pt" o:hralign="center" o:hrstd="t" o:hr="t" fillcolor="#a0a0a0" stroked="f"/>
        </w:pict>
      </w:r>
    </w:p>
    <w:p w14:paraId="03EDEB36" w14:textId="77777777" w:rsidR="00F9382B" w:rsidRPr="00F9382B" w:rsidRDefault="00F9382B" w:rsidP="00F9382B">
      <w:pPr>
        <w:rPr>
          <w:b/>
          <w:bCs/>
        </w:rPr>
      </w:pPr>
      <w:r w:rsidRPr="00F9382B">
        <w:rPr>
          <w:b/>
          <w:bCs/>
        </w:rPr>
        <w:t>The Only Way to Avoid Ninja on MSYS2</w:t>
      </w:r>
    </w:p>
    <w:p w14:paraId="59651F27" w14:textId="77777777" w:rsidR="00F9382B" w:rsidRPr="00F9382B" w:rsidRDefault="00F9382B" w:rsidP="00F9382B">
      <w:r w:rsidRPr="00F9382B">
        <w:t xml:space="preserve">CMake has one theoretical advantage here — it can target </w:t>
      </w:r>
      <w:r w:rsidRPr="00F9382B">
        <w:rPr>
          <w:b/>
          <w:bCs/>
        </w:rPr>
        <w:t>GNU Make</w:t>
      </w:r>
      <w:r w:rsidRPr="00F9382B">
        <w:t xml:space="preserve"> instead of Ninja:</w:t>
      </w:r>
    </w:p>
    <w:p w14:paraId="1768FF46" w14:textId="77777777" w:rsidR="00F9382B" w:rsidRPr="00F9382B" w:rsidRDefault="00F9382B" w:rsidP="00F9382B">
      <w:r w:rsidRPr="00F9382B">
        <w:t>bash</w:t>
      </w:r>
    </w:p>
    <w:p w14:paraId="3215EDAF" w14:textId="77777777" w:rsidR="00F9382B" w:rsidRPr="00F9382B" w:rsidRDefault="00F9382B" w:rsidP="00F9382B">
      <w:r w:rsidRPr="00F9382B">
        <w:t>cmake -G "Unix Makefiles" .</w:t>
      </w:r>
    </w:p>
    <w:p w14:paraId="0E4C1078" w14:textId="77777777" w:rsidR="00F9382B" w:rsidRPr="00F9382B" w:rsidRDefault="00F9382B" w:rsidP="00F9382B">
      <w:r w:rsidRPr="00F9382B">
        <w:t>make</w:t>
      </w:r>
    </w:p>
    <w:p w14:paraId="1720806C" w14:textId="77777777" w:rsidR="00F9382B" w:rsidRPr="00F9382B" w:rsidRDefault="00F9382B" w:rsidP="00F9382B">
      <w:r w:rsidRPr="00F9382B">
        <w:t>MSYS2 ships GNU Make natively and it integrates cleanly with the MSYS2 runtime — no CRT conflict. So:</w:t>
      </w:r>
    </w:p>
    <w:p w14:paraId="54EB64E2" w14:textId="77777777" w:rsidR="00F9382B" w:rsidRPr="00F9382B" w:rsidRDefault="00F9382B" w:rsidP="00F9382B">
      <w:r w:rsidRPr="00F9382B">
        <w:t>CMake + GNU Make on MSYS2 → works without pacman ninja</w:t>
      </w:r>
    </w:p>
    <w:p w14:paraId="658A0E09" w14:textId="77777777" w:rsidR="00F9382B" w:rsidRPr="00F9382B" w:rsidRDefault="00F9382B" w:rsidP="00F9382B">
      <w:r w:rsidRPr="00F9382B">
        <w:t>Meson + GNU Make on MSYS2 → Meson dropped Make support</w:t>
      </w:r>
    </w:p>
    <w:p w14:paraId="7C496A99" w14:textId="77777777" w:rsidR="00F9382B" w:rsidRPr="00F9382B" w:rsidRDefault="00F9382B" w:rsidP="00F9382B">
      <w:r w:rsidRPr="00F9382B">
        <w:lastRenderedPageBreak/>
        <w:t xml:space="preserve">                             after version 1.1, so this</w:t>
      </w:r>
    </w:p>
    <w:p w14:paraId="278B6F09" w14:textId="77777777" w:rsidR="00F9382B" w:rsidRPr="00F9382B" w:rsidRDefault="00F9382B" w:rsidP="00F9382B">
      <w:r w:rsidRPr="00F9382B">
        <w:t xml:space="preserve">                             route is now effectively closed</w:t>
      </w:r>
    </w:p>
    <w:p w14:paraId="2B2F8510" w14:textId="77777777" w:rsidR="00F9382B" w:rsidRPr="00F9382B" w:rsidRDefault="00F9382B" w:rsidP="00F9382B">
      <w:r w:rsidRPr="00F9382B">
        <w:t xml:space="preserve">This is actually a </w:t>
      </w:r>
      <w:r w:rsidRPr="00F9382B">
        <w:rPr>
          <w:b/>
          <w:bCs/>
        </w:rPr>
        <w:t>genuine CMake advantage over Meson</w:t>
      </w:r>
      <w:r w:rsidRPr="00F9382B">
        <w:t xml:space="preserve"> on MSYS2 specifically — but it comes at the cost of switching your entire build system and writing CMakeLists.txt.</w:t>
      </w:r>
    </w:p>
    <w:p w14:paraId="591073A7" w14:textId="77777777" w:rsidR="00F9382B" w:rsidRPr="00F9382B" w:rsidRDefault="00F9382B" w:rsidP="00F9382B">
      <w:r w:rsidRPr="00F9382B">
        <w:pict w14:anchorId="4F5DEAA0">
          <v:rect id="_x0000_i2161" style="width:0;height:1.5pt" o:hralign="center" o:hrstd="t" o:hr="t" fillcolor="#a0a0a0" stroked="f"/>
        </w:pict>
      </w:r>
    </w:p>
    <w:p w14:paraId="6731BA63" w14:textId="77777777" w:rsidR="00F9382B" w:rsidRPr="00F9382B" w:rsidRDefault="00F9382B" w:rsidP="00F9382B">
      <w:pPr>
        <w:rPr>
          <w:b/>
          <w:bCs/>
        </w:rPr>
      </w:pPr>
      <w:r w:rsidRPr="00F9382B">
        <w:rPr>
          <w:b/>
          <w:bCs/>
        </w:rPr>
        <w:t>The Honest Overall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2171"/>
        <w:gridCol w:w="2773"/>
        <w:gridCol w:w="2018"/>
      </w:tblGrid>
      <w:tr w:rsidR="00F9382B" w:rsidRPr="00F9382B" w14:paraId="6CA3C6AB" w14:textId="77777777">
        <w:trPr>
          <w:tblHeader/>
          <w:tblCellSpacing w:w="15" w:type="dxa"/>
        </w:trPr>
        <w:tc>
          <w:tcPr>
            <w:tcW w:w="0" w:type="auto"/>
            <w:vAlign w:val="center"/>
            <w:hideMark/>
          </w:tcPr>
          <w:p w14:paraId="79C8574E" w14:textId="77777777" w:rsidR="00F9382B" w:rsidRPr="00F9382B" w:rsidRDefault="00F9382B" w:rsidP="00F9382B">
            <w:pPr>
              <w:rPr>
                <w:b/>
                <w:bCs/>
              </w:rPr>
            </w:pPr>
            <w:r w:rsidRPr="00F9382B">
              <w:rPr>
                <w:b/>
                <w:bCs/>
              </w:rPr>
              <w:t>Scenario</w:t>
            </w:r>
          </w:p>
        </w:tc>
        <w:tc>
          <w:tcPr>
            <w:tcW w:w="0" w:type="auto"/>
            <w:vAlign w:val="center"/>
            <w:hideMark/>
          </w:tcPr>
          <w:p w14:paraId="15CA4865" w14:textId="77777777" w:rsidR="00F9382B" w:rsidRPr="00F9382B" w:rsidRDefault="00F9382B" w:rsidP="00F9382B">
            <w:pPr>
              <w:rPr>
                <w:b/>
                <w:bCs/>
              </w:rPr>
            </w:pPr>
            <w:r w:rsidRPr="00F9382B">
              <w:rPr>
                <w:b/>
                <w:bCs/>
              </w:rPr>
              <w:t>Meson + Ninja</w:t>
            </w:r>
          </w:p>
        </w:tc>
        <w:tc>
          <w:tcPr>
            <w:tcW w:w="0" w:type="auto"/>
            <w:vAlign w:val="center"/>
            <w:hideMark/>
          </w:tcPr>
          <w:p w14:paraId="0C480451" w14:textId="77777777" w:rsidR="00F9382B" w:rsidRPr="00F9382B" w:rsidRDefault="00F9382B" w:rsidP="00F9382B">
            <w:pPr>
              <w:rPr>
                <w:b/>
                <w:bCs/>
              </w:rPr>
            </w:pPr>
            <w:r w:rsidRPr="00F9382B">
              <w:rPr>
                <w:b/>
                <w:bCs/>
              </w:rPr>
              <w:t>CMake + Ninja</w:t>
            </w:r>
          </w:p>
        </w:tc>
        <w:tc>
          <w:tcPr>
            <w:tcW w:w="0" w:type="auto"/>
            <w:vAlign w:val="center"/>
            <w:hideMark/>
          </w:tcPr>
          <w:p w14:paraId="41DA3EB0" w14:textId="77777777" w:rsidR="00F9382B" w:rsidRPr="00F9382B" w:rsidRDefault="00F9382B" w:rsidP="00F9382B">
            <w:pPr>
              <w:rPr>
                <w:b/>
                <w:bCs/>
              </w:rPr>
            </w:pPr>
            <w:r w:rsidRPr="00F9382B">
              <w:rPr>
                <w:b/>
                <w:bCs/>
              </w:rPr>
              <w:t>CMake + Make</w:t>
            </w:r>
          </w:p>
        </w:tc>
      </w:tr>
      <w:tr w:rsidR="00F9382B" w:rsidRPr="00F9382B" w14:paraId="1D65501C" w14:textId="77777777">
        <w:trPr>
          <w:tblCellSpacing w:w="15" w:type="dxa"/>
        </w:trPr>
        <w:tc>
          <w:tcPr>
            <w:tcW w:w="0" w:type="auto"/>
            <w:vAlign w:val="center"/>
            <w:hideMark/>
          </w:tcPr>
          <w:p w14:paraId="62097B11" w14:textId="77777777" w:rsidR="00F9382B" w:rsidRPr="00F9382B" w:rsidRDefault="00F9382B" w:rsidP="00F9382B">
            <w:r w:rsidRPr="00F9382B">
              <w:t>Vanilla Windows</w:t>
            </w:r>
          </w:p>
        </w:tc>
        <w:tc>
          <w:tcPr>
            <w:tcW w:w="0" w:type="auto"/>
            <w:vAlign w:val="center"/>
            <w:hideMark/>
          </w:tcPr>
          <w:p w14:paraId="20C31937" w14:textId="77777777" w:rsidR="00F9382B" w:rsidRPr="00F9382B" w:rsidRDefault="00F9382B" w:rsidP="00F9382B">
            <w:r w:rsidRPr="00F9382B">
              <w:t>✓</w:t>
            </w:r>
          </w:p>
        </w:tc>
        <w:tc>
          <w:tcPr>
            <w:tcW w:w="0" w:type="auto"/>
            <w:vAlign w:val="center"/>
            <w:hideMark/>
          </w:tcPr>
          <w:p w14:paraId="77AB04E1" w14:textId="77777777" w:rsidR="00F9382B" w:rsidRPr="00F9382B" w:rsidRDefault="00F9382B" w:rsidP="00F9382B">
            <w:r w:rsidRPr="00F9382B">
              <w:t>✓</w:t>
            </w:r>
          </w:p>
        </w:tc>
        <w:tc>
          <w:tcPr>
            <w:tcW w:w="0" w:type="auto"/>
            <w:vAlign w:val="center"/>
            <w:hideMark/>
          </w:tcPr>
          <w:p w14:paraId="76E72AE3" w14:textId="77777777" w:rsidR="00F9382B" w:rsidRPr="00F9382B" w:rsidRDefault="00F9382B" w:rsidP="00F9382B">
            <w:r w:rsidRPr="00F9382B">
              <w:rPr>
                <w:rFonts w:ascii="Segoe UI Symbol" w:hAnsi="Segoe UI Symbol" w:cs="Segoe UI Symbol"/>
              </w:rPr>
              <w:t>✗</w:t>
            </w:r>
            <w:r w:rsidRPr="00F9382B">
              <w:t xml:space="preserve"> Make unavailable</w:t>
            </w:r>
          </w:p>
        </w:tc>
      </w:tr>
      <w:tr w:rsidR="00F9382B" w:rsidRPr="00F9382B" w14:paraId="1033BAE6" w14:textId="77777777">
        <w:trPr>
          <w:tblCellSpacing w:w="15" w:type="dxa"/>
        </w:trPr>
        <w:tc>
          <w:tcPr>
            <w:tcW w:w="0" w:type="auto"/>
            <w:vAlign w:val="center"/>
            <w:hideMark/>
          </w:tcPr>
          <w:p w14:paraId="52BF0F92" w14:textId="77777777" w:rsidR="00F9382B" w:rsidRPr="00F9382B" w:rsidRDefault="00F9382B" w:rsidP="00F9382B">
            <w:r w:rsidRPr="00F9382B">
              <w:t>Vanilla Linux</w:t>
            </w:r>
          </w:p>
        </w:tc>
        <w:tc>
          <w:tcPr>
            <w:tcW w:w="0" w:type="auto"/>
            <w:vAlign w:val="center"/>
            <w:hideMark/>
          </w:tcPr>
          <w:p w14:paraId="06C5463C" w14:textId="77777777" w:rsidR="00F9382B" w:rsidRPr="00F9382B" w:rsidRDefault="00F9382B" w:rsidP="00F9382B">
            <w:r w:rsidRPr="00F9382B">
              <w:t>✓</w:t>
            </w:r>
          </w:p>
        </w:tc>
        <w:tc>
          <w:tcPr>
            <w:tcW w:w="0" w:type="auto"/>
            <w:vAlign w:val="center"/>
            <w:hideMark/>
          </w:tcPr>
          <w:p w14:paraId="59241861" w14:textId="77777777" w:rsidR="00F9382B" w:rsidRPr="00F9382B" w:rsidRDefault="00F9382B" w:rsidP="00F9382B">
            <w:r w:rsidRPr="00F9382B">
              <w:t>✓</w:t>
            </w:r>
          </w:p>
        </w:tc>
        <w:tc>
          <w:tcPr>
            <w:tcW w:w="0" w:type="auto"/>
            <w:vAlign w:val="center"/>
            <w:hideMark/>
          </w:tcPr>
          <w:p w14:paraId="58C81E00" w14:textId="77777777" w:rsidR="00F9382B" w:rsidRPr="00F9382B" w:rsidRDefault="00F9382B" w:rsidP="00F9382B">
            <w:r w:rsidRPr="00F9382B">
              <w:t>✓</w:t>
            </w:r>
          </w:p>
        </w:tc>
      </w:tr>
      <w:tr w:rsidR="00F9382B" w:rsidRPr="00F9382B" w14:paraId="2EEB334C" w14:textId="77777777">
        <w:trPr>
          <w:tblCellSpacing w:w="15" w:type="dxa"/>
        </w:trPr>
        <w:tc>
          <w:tcPr>
            <w:tcW w:w="0" w:type="auto"/>
            <w:vAlign w:val="center"/>
            <w:hideMark/>
          </w:tcPr>
          <w:p w14:paraId="2B95B550" w14:textId="77777777" w:rsidR="00F9382B" w:rsidRPr="00F9382B" w:rsidRDefault="00F9382B" w:rsidP="00F9382B">
            <w:r w:rsidRPr="00F9382B">
              <w:t>macOS</w:t>
            </w:r>
          </w:p>
        </w:tc>
        <w:tc>
          <w:tcPr>
            <w:tcW w:w="0" w:type="auto"/>
            <w:vAlign w:val="center"/>
            <w:hideMark/>
          </w:tcPr>
          <w:p w14:paraId="29599AE6" w14:textId="77777777" w:rsidR="00F9382B" w:rsidRPr="00F9382B" w:rsidRDefault="00F9382B" w:rsidP="00F9382B">
            <w:r w:rsidRPr="00F9382B">
              <w:t>✓</w:t>
            </w:r>
          </w:p>
        </w:tc>
        <w:tc>
          <w:tcPr>
            <w:tcW w:w="0" w:type="auto"/>
            <w:vAlign w:val="center"/>
            <w:hideMark/>
          </w:tcPr>
          <w:p w14:paraId="6D98456A" w14:textId="77777777" w:rsidR="00F9382B" w:rsidRPr="00F9382B" w:rsidRDefault="00F9382B" w:rsidP="00F9382B">
            <w:r w:rsidRPr="00F9382B">
              <w:t>✓</w:t>
            </w:r>
          </w:p>
        </w:tc>
        <w:tc>
          <w:tcPr>
            <w:tcW w:w="0" w:type="auto"/>
            <w:vAlign w:val="center"/>
            <w:hideMark/>
          </w:tcPr>
          <w:p w14:paraId="05ABE7E0" w14:textId="77777777" w:rsidR="00F9382B" w:rsidRPr="00F9382B" w:rsidRDefault="00F9382B" w:rsidP="00F9382B">
            <w:r w:rsidRPr="00F9382B">
              <w:t>✓</w:t>
            </w:r>
          </w:p>
        </w:tc>
      </w:tr>
      <w:tr w:rsidR="00F9382B" w:rsidRPr="00F9382B" w14:paraId="66C75F85" w14:textId="77777777">
        <w:trPr>
          <w:tblCellSpacing w:w="15" w:type="dxa"/>
        </w:trPr>
        <w:tc>
          <w:tcPr>
            <w:tcW w:w="0" w:type="auto"/>
            <w:vAlign w:val="center"/>
            <w:hideMark/>
          </w:tcPr>
          <w:p w14:paraId="101BC9EC" w14:textId="77777777" w:rsidR="00F9382B" w:rsidRPr="00F9382B" w:rsidRDefault="00F9382B" w:rsidP="00F9382B">
            <w:r w:rsidRPr="00F9382B">
              <w:t>MSYS2</w:t>
            </w:r>
          </w:p>
        </w:tc>
        <w:tc>
          <w:tcPr>
            <w:tcW w:w="0" w:type="auto"/>
            <w:vAlign w:val="center"/>
            <w:hideMark/>
          </w:tcPr>
          <w:p w14:paraId="151E1803" w14:textId="77777777" w:rsidR="00F9382B" w:rsidRPr="00F9382B" w:rsidRDefault="00F9382B" w:rsidP="00F9382B">
            <w:r w:rsidRPr="00F9382B">
              <w:t>pacman ninja needed</w:t>
            </w:r>
          </w:p>
        </w:tc>
        <w:tc>
          <w:tcPr>
            <w:tcW w:w="0" w:type="auto"/>
            <w:vAlign w:val="center"/>
            <w:hideMark/>
          </w:tcPr>
          <w:p w14:paraId="3E8BE430" w14:textId="77777777" w:rsidR="00F9382B" w:rsidRPr="00F9382B" w:rsidRDefault="00F9382B" w:rsidP="00F9382B">
            <w:r w:rsidRPr="00F9382B">
              <w:t>pacman ninja needed</w:t>
            </w:r>
          </w:p>
        </w:tc>
        <w:tc>
          <w:tcPr>
            <w:tcW w:w="0" w:type="auto"/>
            <w:vAlign w:val="center"/>
            <w:hideMark/>
          </w:tcPr>
          <w:p w14:paraId="17BDC8A7" w14:textId="77777777" w:rsidR="00F9382B" w:rsidRPr="00F9382B" w:rsidRDefault="00F9382B" w:rsidP="00F9382B">
            <w:r w:rsidRPr="00F9382B">
              <w:t>✓ native Make works</w:t>
            </w:r>
          </w:p>
        </w:tc>
      </w:tr>
      <w:tr w:rsidR="00F9382B" w:rsidRPr="00F9382B" w14:paraId="242FD789" w14:textId="77777777">
        <w:trPr>
          <w:tblCellSpacing w:w="15" w:type="dxa"/>
        </w:trPr>
        <w:tc>
          <w:tcPr>
            <w:tcW w:w="0" w:type="auto"/>
            <w:vAlign w:val="center"/>
            <w:hideMark/>
          </w:tcPr>
          <w:p w14:paraId="09A85BA5" w14:textId="77777777" w:rsidR="00F9382B" w:rsidRPr="00F9382B" w:rsidRDefault="00F9382B" w:rsidP="00F9382B">
            <w:r w:rsidRPr="00F9382B">
              <w:t>CI runners</w:t>
            </w:r>
          </w:p>
        </w:tc>
        <w:tc>
          <w:tcPr>
            <w:tcW w:w="0" w:type="auto"/>
            <w:vAlign w:val="center"/>
            <w:hideMark/>
          </w:tcPr>
          <w:p w14:paraId="1AD072C1" w14:textId="77777777" w:rsidR="00F9382B" w:rsidRPr="00F9382B" w:rsidRDefault="00F9382B" w:rsidP="00F9382B">
            <w:r w:rsidRPr="00F9382B">
              <w:t>✓</w:t>
            </w:r>
          </w:p>
        </w:tc>
        <w:tc>
          <w:tcPr>
            <w:tcW w:w="0" w:type="auto"/>
            <w:vAlign w:val="center"/>
            <w:hideMark/>
          </w:tcPr>
          <w:p w14:paraId="49CF173A" w14:textId="77777777" w:rsidR="00F9382B" w:rsidRPr="00F9382B" w:rsidRDefault="00F9382B" w:rsidP="00F9382B">
            <w:r w:rsidRPr="00F9382B">
              <w:t>✓</w:t>
            </w:r>
          </w:p>
        </w:tc>
        <w:tc>
          <w:tcPr>
            <w:tcW w:w="0" w:type="auto"/>
            <w:vAlign w:val="center"/>
            <w:hideMark/>
          </w:tcPr>
          <w:p w14:paraId="28BADFFE" w14:textId="77777777" w:rsidR="00F9382B" w:rsidRPr="00F9382B" w:rsidRDefault="00F9382B" w:rsidP="00F9382B">
            <w:r w:rsidRPr="00F9382B">
              <w:t>✓</w:t>
            </w:r>
          </w:p>
        </w:tc>
      </w:tr>
      <w:tr w:rsidR="00F9382B" w:rsidRPr="00F9382B" w14:paraId="23867FCD" w14:textId="77777777">
        <w:trPr>
          <w:tblCellSpacing w:w="15" w:type="dxa"/>
        </w:trPr>
        <w:tc>
          <w:tcPr>
            <w:tcW w:w="0" w:type="auto"/>
            <w:vAlign w:val="center"/>
            <w:hideMark/>
          </w:tcPr>
          <w:p w14:paraId="5A6C6874" w14:textId="77777777" w:rsidR="00F9382B" w:rsidRPr="00F9382B" w:rsidRDefault="00F9382B" w:rsidP="00F9382B">
            <w:r w:rsidRPr="00F9382B">
              <w:t>Python packaging integration</w:t>
            </w:r>
          </w:p>
        </w:tc>
        <w:tc>
          <w:tcPr>
            <w:tcW w:w="0" w:type="auto"/>
            <w:vAlign w:val="center"/>
            <w:hideMark/>
          </w:tcPr>
          <w:p w14:paraId="0BF00123" w14:textId="77777777" w:rsidR="00F9382B" w:rsidRPr="00F9382B" w:rsidRDefault="00F9382B" w:rsidP="00F9382B">
            <w:r w:rsidRPr="00F9382B">
              <w:t>meson-python mature</w:t>
            </w:r>
          </w:p>
        </w:tc>
        <w:tc>
          <w:tcPr>
            <w:tcW w:w="0" w:type="auto"/>
            <w:vAlign w:val="center"/>
            <w:hideMark/>
          </w:tcPr>
          <w:p w14:paraId="11684AC6" w14:textId="77777777" w:rsidR="00F9382B" w:rsidRPr="00F9382B" w:rsidRDefault="00F9382B" w:rsidP="00F9382B">
            <w:r w:rsidRPr="00F9382B">
              <w:t>scikit-build-core less mature</w:t>
            </w:r>
          </w:p>
        </w:tc>
        <w:tc>
          <w:tcPr>
            <w:tcW w:w="0" w:type="auto"/>
            <w:vAlign w:val="center"/>
            <w:hideMark/>
          </w:tcPr>
          <w:p w14:paraId="6909441A" w14:textId="77777777" w:rsidR="00F9382B" w:rsidRPr="00F9382B" w:rsidRDefault="00F9382B" w:rsidP="00F9382B">
            <w:r w:rsidRPr="00F9382B">
              <w:t>same</w:t>
            </w:r>
          </w:p>
        </w:tc>
      </w:tr>
    </w:tbl>
    <w:p w14:paraId="79E19397" w14:textId="77777777" w:rsidR="00F9382B" w:rsidRPr="00F9382B" w:rsidRDefault="00F9382B" w:rsidP="00F9382B">
      <w:r w:rsidRPr="00F9382B">
        <w:pict w14:anchorId="60FEE9BE">
          <v:rect id="_x0000_i2162" style="width:0;height:1.5pt" o:hralign="center" o:hrstd="t" o:hr="t" fillcolor="#a0a0a0" stroked="f"/>
        </w:pict>
      </w:r>
    </w:p>
    <w:p w14:paraId="5DE809EE" w14:textId="77777777" w:rsidR="00F9382B" w:rsidRPr="00F9382B" w:rsidRDefault="00F9382B" w:rsidP="00F9382B">
      <w:pPr>
        <w:rPr>
          <w:b/>
          <w:bCs/>
        </w:rPr>
      </w:pPr>
      <w:r w:rsidRPr="00F9382B">
        <w:rPr>
          <w:b/>
          <w:bCs/>
        </w:rPr>
        <w:t>Conclusion</w:t>
      </w:r>
    </w:p>
    <w:p w14:paraId="29D1D5E4" w14:textId="77777777" w:rsidR="00F9382B" w:rsidRPr="00F9382B" w:rsidRDefault="00F9382B" w:rsidP="00F9382B">
      <w:r w:rsidRPr="00F9382B">
        <w:t xml:space="preserve">Switching to CMake does not solve the MSYS2 problem </w:t>
      </w:r>
      <w:r w:rsidRPr="00F9382B">
        <w:rPr>
          <w:b/>
          <w:bCs/>
        </w:rPr>
        <w:t>unless</w:t>
      </w:r>
      <w:r w:rsidRPr="00F9382B">
        <w:t xml:space="preserve"> you also switch from Ninja to GNU Make as the generator — which Meson cannot do anymore. But that trade means giving up your current clean meson.build and pyproject.toml setup for a CMakeLists.txt that is more verbose, just to handle one edge case that is already solvable with --no-build-isolation and pacman on MSYS2.</w:t>
      </w:r>
    </w:p>
    <w:p w14:paraId="72074AEA" w14:textId="77777777" w:rsidR="00F9382B" w:rsidRPr="00F9382B" w:rsidRDefault="00F9382B" w:rsidP="00F9382B">
      <w:r w:rsidRPr="00F9382B">
        <w:t xml:space="preserve">The pragmatic answer remains: </w:t>
      </w:r>
      <w:r w:rsidRPr="00F9382B">
        <w:rPr>
          <w:b/>
          <w:bCs/>
        </w:rPr>
        <w:t>keep Meson, document the MSYS2 pacman steps</w:t>
      </w:r>
      <w:r w:rsidRPr="00F9382B">
        <w:t xml:space="preserve"> — switching to CMake introduces more complexity than the problem it solves.</w:t>
      </w:r>
    </w:p>
    <w:p w14:paraId="1CD1F0F7" w14:textId="77777777" w:rsidR="00F9382B" w:rsidRPr="00F9382B" w:rsidRDefault="00F9382B" w:rsidP="00F9382B">
      <w:r w:rsidRPr="00F9382B">
        <w:t>Is there no other option with either meson or cmake to build using that option (other than ninja)?</w:t>
      </w:r>
    </w:p>
    <w:p w14:paraId="3D15F43F" w14:textId="77777777" w:rsidR="00F9382B" w:rsidRPr="00F9382B" w:rsidRDefault="00F9382B" w:rsidP="00F9382B">
      <w:r w:rsidRPr="00F9382B">
        <w:t>Yes there are options, but the reality is more constrained than it might seem. Let me go through all of them honestly.</w:t>
      </w:r>
    </w:p>
    <w:p w14:paraId="0E47D76D" w14:textId="77777777" w:rsidR="00F9382B" w:rsidRPr="00F9382B" w:rsidRDefault="00F9382B" w:rsidP="00F9382B">
      <w:r w:rsidRPr="00F9382B">
        <w:pict w14:anchorId="2E5A1443">
          <v:rect id="_x0000_i2163" style="width:0;height:1.5pt" o:hralign="center" o:hrstd="t" o:hr="t" fillcolor="#a0a0a0" stroked="f"/>
        </w:pict>
      </w:r>
    </w:p>
    <w:p w14:paraId="75202F76" w14:textId="77777777" w:rsidR="00F9382B" w:rsidRPr="00F9382B" w:rsidRDefault="00F9382B" w:rsidP="00F9382B">
      <w:pPr>
        <w:rPr>
          <w:b/>
          <w:bCs/>
        </w:rPr>
      </w:pPr>
      <w:r w:rsidRPr="00F9382B">
        <w:rPr>
          <w:b/>
          <w:bCs/>
        </w:rPr>
        <w:t>Meson's Backend Options</w:t>
      </w:r>
    </w:p>
    <w:p w14:paraId="6EC9AAEA" w14:textId="77777777" w:rsidR="00F9382B" w:rsidRPr="00F9382B" w:rsidRDefault="00F9382B" w:rsidP="00F9382B">
      <w:r w:rsidRPr="00F9382B">
        <w:t>bash</w:t>
      </w:r>
    </w:p>
    <w:p w14:paraId="49AEC652" w14:textId="77777777" w:rsidR="00F9382B" w:rsidRPr="00F9382B" w:rsidRDefault="00F9382B" w:rsidP="00F9382B">
      <w:r w:rsidRPr="00F9382B">
        <w:t>meson setup builddir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2579"/>
        <w:gridCol w:w="4231"/>
      </w:tblGrid>
      <w:tr w:rsidR="00F9382B" w:rsidRPr="00F9382B" w14:paraId="40051485" w14:textId="77777777">
        <w:trPr>
          <w:tblHeader/>
          <w:tblCellSpacing w:w="15" w:type="dxa"/>
        </w:trPr>
        <w:tc>
          <w:tcPr>
            <w:tcW w:w="0" w:type="auto"/>
            <w:vAlign w:val="center"/>
            <w:hideMark/>
          </w:tcPr>
          <w:p w14:paraId="50FB269B" w14:textId="77777777" w:rsidR="00F9382B" w:rsidRPr="00F9382B" w:rsidRDefault="00F9382B" w:rsidP="00F9382B">
            <w:pPr>
              <w:rPr>
                <w:b/>
                <w:bCs/>
              </w:rPr>
            </w:pPr>
            <w:r w:rsidRPr="00F9382B">
              <w:rPr>
                <w:b/>
                <w:bCs/>
              </w:rPr>
              <w:t>Backend</w:t>
            </w:r>
          </w:p>
        </w:tc>
        <w:tc>
          <w:tcPr>
            <w:tcW w:w="0" w:type="auto"/>
            <w:vAlign w:val="center"/>
            <w:hideMark/>
          </w:tcPr>
          <w:p w14:paraId="4E04FAF3" w14:textId="77777777" w:rsidR="00F9382B" w:rsidRPr="00F9382B" w:rsidRDefault="00F9382B" w:rsidP="00F9382B">
            <w:pPr>
              <w:rPr>
                <w:b/>
                <w:bCs/>
              </w:rPr>
            </w:pPr>
            <w:r w:rsidRPr="00F9382B">
              <w:rPr>
                <w:b/>
                <w:bCs/>
              </w:rPr>
              <w:t>Status</w:t>
            </w:r>
          </w:p>
        </w:tc>
        <w:tc>
          <w:tcPr>
            <w:tcW w:w="0" w:type="auto"/>
            <w:vAlign w:val="center"/>
            <w:hideMark/>
          </w:tcPr>
          <w:p w14:paraId="301C12AC" w14:textId="77777777" w:rsidR="00F9382B" w:rsidRPr="00F9382B" w:rsidRDefault="00F9382B" w:rsidP="00F9382B">
            <w:pPr>
              <w:rPr>
                <w:b/>
                <w:bCs/>
              </w:rPr>
            </w:pPr>
            <w:r w:rsidRPr="00F9382B">
              <w:rPr>
                <w:b/>
                <w:bCs/>
              </w:rPr>
              <w:t>Reality</w:t>
            </w:r>
          </w:p>
        </w:tc>
      </w:tr>
      <w:tr w:rsidR="00F9382B" w:rsidRPr="00F9382B" w14:paraId="2B9E7115" w14:textId="77777777">
        <w:trPr>
          <w:tblCellSpacing w:w="15" w:type="dxa"/>
        </w:trPr>
        <w:tc>
          <w:tcPr>
            <w:tcW w:w="0" w:type="auto"/>
            <w:vAlign w:val="center"/>
            <w:hideMark/>
          </w:tcPr>
          <w:p w14:paraId="1DF10976" w14:textId="77777777" w:rsidR="00F9382B" w:rsidRPr="00F9382B" w:rsidRDefault="00F9382B" w:rsidP="00F9382B">
            <w:r w:rsidRPr="00F9382B">
              <w:t>ninja</w:t>
            </w:r>
          </w:p>
        </w:tc>
        <w:tc>
          <w:tcPr>
            <w:tcW w:w="0" w:type="auto"/>
            <w:vAlign w:val="center"/>
            <w:hideMark/>
          </w:tcPr>
          <w:p w14:paraId="4304B0DC" w14:textId="77777777" w:rsidR="00F9382B" w:rsidRPr="00F9382B" w:rsidRDefault="00F9382B" w:rsidP="00F9382B">
            <w:r w:rsidRPr="00F9382B">
              <w:t>Default, fully supported</w:t>
            </w:r>
          </w:p>
        </w:tc>
        <w:tc>
          <w:tcPr>
            <w:tcW w:w="0" w:type="auto"/>
            <w:vAlign w:val="center"/>
            <w:hideMark/>
          </w:tcPr>
          <w:p w14:paraId="2601BC38" w14:textId="77777777" w:rsidR="00F9382B" w:rsidRPr="00F9382B" w:rsidRDefault="00F9382B" w:rsidP="00F9382B">
            <w:r w:rsidRPr="00F9382B">
              <w:t>Works everywhere except MSYS2 PyPI issue</w:t>
            </w:r>
          </w:p>
        </w:tc>
      </w:tr>
      <w:tr w:rsidR="00F9382B" w:rsidRPr="00F9382B" w14:paraId="1F47F333" w14:textId="77777777">
        <w:trPr>
          <w:tblCellSpacing w:w="15" w:type="dxa"/>
        </w:trPr>
        <w:tc>
          <w:tcPr>
            <w:tcW w:w="0" w:type="auto"/>
            <w:vAlign w:val="center"/>
            <w:hideMark/>
          </w:tcPr>
          <w:p w14:paraId="78650A11" w14:textId="77777777" w:rsidR="00F9382B" w:rsidRPr="00F9382B" w:rsidRDefault="00F9382B" w:rsidP="00F9382B">
            <w:r w:rsidRPr="00F9382B">
              <w:t>vs</w:t>
            </w:r>
          </w:p>
        </w:tc>
        <w:tc>
          <w:tcPr>
            <w:tcW w:w="0" w:type="auto"/>
            <w:vAlign w:val="center"/>
            <w:hideMark/>
          </w:tcPr>
          <w:p w14:paraId="57402D67" w14:textId="77777777" w:rsidR="00F9382B" w:rsidRPr="00F9382B" w:rsidRDefault="00F9382B" w:rsidP="00F9382B">
            <w:r w:rsidRPr="00F9382B">
              <w:t>Visual Studio</w:t>
            </w:r>
          </w:p>
        </w:tc>
        <w:tc>
          <w:tcPr>
            <w:tcW w:w="0" w:type="auto"/>
            <w:vAlign w:val="center"/>
            <w:hideMark/>
          </w:tcPr>
          <w:p w14:paraId="541AB2BE" w14:textId="77777777" w:rsidR="00F9382B" w:rsidRPr="00F9382B" w:rsidRDefault="00F9382B" w:rsidP="00F9382B">
            <w:r w:rsidRPr="00F9382B">
              <w:t>Windows MSVC only, not relevant for MSYS2</w:t>
            </w:r>
          </w:p>
        </w:tc>
      </w:tr>
      <w:tr w:rsidR="00F9382B" w:rsidRPr="00F9382B" w14:paraId="0BEA239A" w14:textId="77777777">
        <w:trPr>
          <w:tblCellSpacing w:w="15" w:type="dxa"/>
        </w:trPr>
        <w:tc>
          <w:tcPr>
            <w:tcW w:w="0" w:type="auto"/>
            <w:vAlign w:val="center"/>
            <w:hideMark/>
          </w:tcPr>
          <w:p w14:paraId="2649ACA4" w14:textId="77777777" w:rsidR="00F9382B" w:rsidRPr="00F9382B" w:rsidRDefault="00F9382B" w:rsidP="00F9382B">
            <w:r w:rsidRPr="00F9382B">
              <w:t>xcode</w:t>
            </w:r>
          </w:p>
        </w:tc>
        <w:tc>
          <w:tcPr>
            <w:tcW w:w="0" w:type="auto"/>
            <w:vAlign w:val="center"/>
            <w:hideMark/>
          </w:tcPr>
          <w:p w14:paraId="7370E37F" w14:textId="77777777" w:rsidR="00F9382B" w:rsidRPr="00F9382B" w:rsidRDefault="00F9382B" w:rsidP="00F9382B">
            <w:r w:rsidRPr="00F9382B">
              <w:t>Xcode</w:t>
            </w:r>
          </w:p>
        </w:tc>
        <w:tc>
          <w:tcPr>
            <w:tcW w:w="0" w:type="auto"/>
            <w:vAlign w:val="center"/>
            <w:hideMark/>
          </w:tcPr>
          <w:p w14:paraId="4CD469C2" w14:textId="77777777" w:rsidR="00F9382B" w:rsidRPr="00F9382B" w:rsidRDefault="00F9382B" w:rsidP="00F9382B">
            <w:r w:rsidRPr="00F9382B">
              <w:t>macOS only</w:t>
            </w:r>
          </w:p>
        </w:tc>
      </w:tr>
      <w:tr w:rsidR="00F9382B" w:rsidRPr="00F9382B" w14:paraId="43514EDD" w14:textId="77777777">
        <w:trPr>
          <w:tblCellSpacing w:w="15" w:type="dxa"/>
        </w:trPr>
        <w:tc>
          <w:tcPr>
            <w:tcW w:w="0" w:type="auto"/>
            <w:vAlign w:val="center"/>
            <w:hideMark/>
          </w:tcPr>
          <w:p w14:paraId="3064828B" w14:textId="77777777" w:rsidR="00F9382B" w:rsidRPr="00F9382B" w:rsidRDefault="00F9382B" w:rsidP="00F9382B">
            <w:r w:rsidRPr="00F9382B">
              <w:t>none</w:t>
            </w:r>
          </w:p>
        </w:tc>
        <w:tc>
          <w:tcPr>
            <w:tcW w:w="0" w:type="auto"/>
            <w:vAlign w:val="center"/>
            <w:hideMark/>
          </w:tcPr>
          <w:p w14:paraId="1AF0DFCC" w14:textId="77777777" w:rsidR="00F9382B" w:rsidRPr="00F9382B" w:rsidRDefault="00F9382B" w:rsidP="00F9382B">
            <w:r w:rsidRPr="00F9382B">
              <w:t>Generates no build files</w:t>
            </w:r>
          </w:p>
        </w:tc>
        <w:tc>
          <w:tcPr>
            <w:tcW w:w="0" w:type="auto"/>
            <w:vAlign w:val="center"/>
            <w:hideMark/>
          </w:tcPr>
          <w:p w14:paraId="25C64BA9" w14:textId="77777777" w:rsidR="00F9382B" w:rsidRPr="00F9382B" w:rsidRDefault="00F9382B" w:rsidP="00F9382B">
            <w:r w:rsidRPr="00F9382B">
              <w:t>Only useful for introspection</w:t>
            </w:r>
          </w:p>
        </w:tc>
      </w:tr>
      <w:tr w:rsidR="00F9382B" w:rsidRPr="00F9382B" w14:paraId="77900708" w14:textId="77777777">
        <w:trPr>
          <w:tblCellSpacing w:w="15" w:type="dxa"/>
        </w:trPr>
        <w:tc>
          <w:tcPr>
            <w:tcW w:w="0" w:type="auto"/>
            <w:vAlign w:val="center"/>
            <w:hideMark/>
          </w:tcPr>
          <w:p w14:paraId="214B3E2B" w14:textId="77777777" w:rsidR="00F9382B" w:rsidRPr="00F9382B" w:rsidRDefault="00F9382B" w:rsidP="00F9382B">
            <w:r w:rsidRPr="00F9382B">
              <w:t>make</w:t>
            </w:r>
          </w:p>
        </w:tc>
        <w:tc>
          <w:tcPr>
            <w:tcW w:w="0" w:type="auto"/>
            <w:vAlign w:val="center"/>
            <w:hideMark/>
          </w:tcPr>
          <w:p w14:paraId="5E9CAED7" w14:textId="77777777" w:rsidR="00F9382B" w:rsidRPr="00F9382B" w:rsidRDefault="00F9382B" w:rsidP="00F9382B">
            <w:r w:rsidRPr="00F9382B">
              <w:rPr>
                <w:b/>
                <w:bCs/>
              </w:rPr>
              <w:t>Removed after Meson 1.1</w:t>
            </w:r>
          </w:p>
        </w:tc>
        <w:tc>
          <w:tcPr>
            <w:tcW w:w="0" w:type="auto"/>
            <w:vAlign w:val="center"/>
            <w:hideMark/>
          </w:tcPr>
          <w:p w14:paraId="3BEC694A" w14:textId="77777777" w:rsidR="00F9382B" w:rsidRPr="00F9382B" w:rsidRDefault="00F9382B" w:rsidP="00F9382B">
            <w:r w:rsidRPr="00F9382B">
              <w:t>Gone — not an option</w:t>
            </w:r>
          </w:p>
        </w:tc>
      </w:tr>
    </w:tbl>
    <w:p w14:paraId="6B6AC539" w14:textId="77777777" w:rsidR="00F9382B" w:rsidRPr="00F9382B" w:rsidRDefault="00F9382B" w:rsidP="00F9382B">
      <w:r w:rsidRPr="00F9382B">
        <w:lastRenderedPageBreak/>
        <w:t xml:space="preserve">So for Meson, Ninja is the </w:t>
      </w:r>
      <w:r w:rsidRPr="00F9382B">
        <w:rPr>
          <w:b/>
          <w:bCs/>
        </w:rPr>
        <w:t>only practical cross-platform backend</w:t>
      </w:r>
      <w:r w:rsidRPr="00F9382B">
        <w:t>. The Make backend removal was a deliberate decision by the Meson developers — they considered it unmaintainable.</w:t>
      </w:r>
    </w:p>
    <w:p w14:paraId="7A1D1DB4" w14:textId="77777777" w:rsidR="00F9382B" w:rsidRPr="00F9382B" w:rsidRDefault="00F9382B" w:rsidP="00F9382B">
      <w:r w:rsidRPr="00F9382B">
        <w:pict w14:anchorId="50C819F1">
          <v:rect id="_x0000_i2164" style="width:0;height:1.5pt" o:hralign="center" o:hrstd="t" o:hr="t" fillcolor="#a0a0a0" stroked="f"/>
        </w:pict>
      </w:r>
    </w:p>
    <w:p w14:paraId="4A09884A" w14:textId="77777777" w:rsidR="00F9382B" w:rsidRPr="00F9382B" w:rsidRDefault="00F9382B" w:rsidP="00F9382B">
      <w:pPr>
        <w:rPr>
          <w:b/>
          <w:bCs/>
        </w:rPr>
      </w:pPr>
      <w:r w:rsidRPr="00F9382B">
        <w:rPr>
          <w:b/>
          <w:bCs/>
        </w:rPr>
        <w:t>CMake's Generator Options</w:t>
      </w:r>
    </w:p>
    <w:p w14:paraId="6ABE4922" w14:textId="77777777" w:rsidR="00F9382B" w:rsidRPr="00F9382B" w:rsidRDefault="00F9382B" w:rsidP="00F9382B">
      <w:r w:rsidRPr="00F9382B">
        <w:t>bash</w:t>
      </w:r>
    </w:p>
    <w:p w14:paraId="21089DC8" w14:textId="77777777" w:rsidR="00F9382B" w:rsidRPr="00F9382B" w:rsidRDefault="00F9382B" w:rsidP="00F9382B">
      <w:r w:rsidRPr="00F9382B">
        <w:t>cmake -G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928"/>
        <w:gridCol w:w="3265"/>
      </w:tblGrid>
      <w:tr w:rsidR="00F9382B" w:rsidRPr="00F9382B" w14:paraId="6C6397BB" w14:textId="77777777">
        <w:trPr>
          <w:tblHeader/>
          <w:tblCellSpacing w:w="15" w:type="dxa"/>
        </w:trPr>
        <w:tc>
          <w:tcPr>
            <w:tcW w:w="0" w:type="auto"/>
            <w:vAlign w:val="center"/>
            <w:hideMark/>
          </w:tcPr>
          <w:p w14:paraId="6299C1DE" w14:textId="77777777" w:rsidR="00F9382B" w:rsidRPr="00F9382B" w:rsidRDefault="00F9382B" w:rsidP="00F9382B">
            <w:pPr>
              <w:rPr>
                <w:b/>
                <w:bCs/>
              </w:rPr>
            </w:pPr>
            <w:r w:rsidRPr="00F9382B">
              <w:rPr>
                <w:b/>
                <w:bCs/>
              </w:rPr>
              <w:t>Generator</w:t>
            </w:r>
          </w:p>
        </w:tc>
        <w:tc>
          <w:tcPr>
            <w:tcW w:w="0" w:type="auto"/>
            <w:vAlign w:val="center"/>
            <w:hideMark/>
          </w:tcPr>
          <w:p w14:paraId="3FAF550A" w14:textId="77777777" w:rsidR="00F9382B" w:rsidRPr="00F9382B" w:rsidRDefault="00F9382B" w:rsidP="00F9382B">
            <w:pPr>
              <w:rPr>
                <w:b/>
                <w:bCs/>
              </w:rPr>
            </w:pPr>
            <w:r w:rsidRPr="00F9382B">
              <w:rPr>
                <w:b/>
                <w:bCs/>
              </w:rPr>
              <w:t>MSYS2 compatible</w:t>
            </w:r>
          </w:p>
        </w:tc>
        <w:tc>
          <w:tcPr>
            <w:tcW w:w="0" w:type="auto"/>
            <w:vAlign w:val="center"/>
            <w:hideMark/>
          </w:tcPr>
          <w:p w14:paraId="445E2FFB" w14:textId="77777777" w:rsidR="00F9382B" w:rsidRPr="00F9382B" w:rsidRDefault="00F9382B" w:rsidP="00F9382B">
            <w:pPr>
              <w:rPr>
                <w:b/>
                <w:bCs/>
              </w:rPr>
            </w:pPr>
            <w:r w:rsidRPr="00F9382B">
              <w:rPr>
                <w:b/>
                <w:bCs/>
              </w:rPr>
              <w:t>Notes</w:t>
            </w:r>
          </w:p>
        </w:tc>
      </w:tr>
      <w:tr w:rsidR="00F9382B" w:rsidRPr="00F9382B" w14:paraId="2920C604" w14:textId="77777777">
        <w:trPr>
          <w:tblCellSpacing w:w="15" w:type="dxa"/>
        </w:trPr>
        <w:tc>
          <w:tcPr>
            <w:tcW w:w="0" w:type="auto"/>
            <w:vAlign w:val="center"/>
            <w:hideMark/>
          </w:tcPr>
          <w:p w14:paraId="43C0E22F" w14:textId="77777777" w:rsidR="00F9382B" w:rsidRPr="00F9382B" w:rsidRDefault="00F9382B" w:rsidP="00F9382B">
            <w:r w:rsidRPr="00F9382B">
              <w:t>Ninja</w:t>
            </w:r>
          </w:p>
        </w:tc>
        <w:tc>
          <w:tcPr>
            <w:tcW w:w="0" w:type="auto"/>
            <w:vAlign w:val="center"/>
            <w:hideMark/>
          </w:tcPr>
          <w:p w14:paraId="59B20BA6" w14:textId="77777777" w:rsidR="00F9382B" w:rsidRPr="00F9382B" w:rsidRDefault="00F9382B" w:rsidP="00F9382B">
            <w:r w:rsidRPr="00F9382B">
              <w:t>Same PyPI problem</w:t>
            </w:r>
          </w:p>
        </w:tc>
        <w:tc>
          <w:tcPr>
            <w:tcW w:w="0" w:type="auto"/>
            <w:vAlign w:val="center"/>
            <w:hideMark/>
          </w:tcPr>
          <w:p w14:paraId="1E75D2B2" w14:textId="77777777" w:rsidR="00F9382B" w:rsidRPr="00F9382B" w:rsidRDefault="00F9382B" w:rsidP="00F9382B">
            <w:r w:rsidRPr="00F9382B">
              <w:t>Same issue as Meson</w:t>
            </w:r>
          </w:p>
        </w:tc>
      </w:tr>
      <w:tr w:rsidR="00F9382B" w:rsidRPr="00F9382B" w14:paraId="30ACA75B" w14:textId="77777777">
        <w:trPr>
          <w:tblCellSpacing w:w="15" w:type="dxa"/>
        </w:trPr>
        <w:tc>
          <w:tcPr>
            <w:tcW w:w="0" w:type="auto"/>
            <w:vAlign w:val="center"/>
            <w:hideMark/>
          </w:tcPr>
          <w:p w14:paraId="695948A3" w14:textId="77777777" w:rsidR="00F9382B" w:rsidRPr="00F9382B" w:rsidRDefault="00F9382B" w:rsidP="00F9382B">
            <w:r w:rsidRPr="00F9382B">
              <w:t>Unix Makefiles</w:t>
            </w:r>
          </w:p>
        </w:tc>
        <w:tc>
          <w:tcPr>
            <w:tcW w:w="0" w:type="auto"/>
            <w:vAlign w:val="center"/>
            <w:hideMark/>
          </w:tcPr>
          <w:p w14:paraId="21449678" w14:textId="77777777" w:rsidR="00F9382B" w:rsidRPr="00F9382B" w:rsidRDefault="00F9382B" w:rsidP="00F9382B">
            <w:r w:rsidRPr="00F9382B">
              <w:t>✓ Yes</w:t>
            </w:r>
          </w:p>
        </w:tc>
        <w:tc>
          <w:tcPr>
            <w:tcW w:w="0" w:type="auto"/>
            <w:vAlign w:val="center"/>
            <w:hideMark/>
          </w:tcPr>
          <w:p w14:paraId="5F4D39BB" w14:textId="77777777" w:rsidR="00F9382B" w:rsidRPr="00F9382B" w:rsidRDefault="00F9382B" w:rsidP="00F9382B">
            <w:r w:rsidRPr="00F9382B">
              <w:t>Native MSYS2 Make works cleanly</w:t>
            </w:r>
          </w:p>
        </w:tc>
      </w:tr>
      <w:tr w:rsidR="00F9382B" w:rsidRPr="00F9382B" w14:paraId="44A611DB" w14:textId="77777777">
        <w:trPr>
          <w:tblCellSpacing w:w="15" w:type="dxa"/>
        </w:trPr>
        <w:tc>
          <w:tcPr>
            <w:tcW w:w="0" w:type="auto"/>
            <w:vAlign w:val="center"/>
            <w:hideMark/>
          </w:tcPr>
          <w:p w14:paraId="6A9D2187" w14:textId="77777777" w:rsidR="00F9382B" w:rsidRPr="00F9382B" w:rsidRDefault="00F9382B" w:rsidP="00F9382B">
            <w:r w:rsidRPr="00F9382B">
              <w:t>MinGW Makefiles</w:t>
            </w:r>
          </w:p>
        </w:tc>
        <w:tc>
          <w:tcPr>
            <w:tcW w:w="0" w:type="auto"/>
            <w:vAlign w:val="center"/>
            <w:hideMark/>
          </w:tcPr>
          <w:p w14:paraId="291C1F39" w14:textId="77777777" w:rsidR="00F9382B" w:rsidRPr="00F9382B" w:rsidRDefault="00F9382B" w:rsidP="00F9382B">
            <w:r w:rsidRPr="00F9382B">
              <w:t>✓ Yes</w:t>
            </w:r>
          </w:p>
        </w:tc>
        <w:tc>
          <w:tcPr>
            <w:tcW w:w="0" w:type="auto"/>
            <w:vAlign w:val="center"/>
            <w:hideMark/>
          </w:tcPr>
          <w:p w14:paraId="36E685C1" w14:textId="77777777" w:rsidR="00F9382B" w:rsidRPr="00F9382B" w:rsidRDefault="00F9382B" w:rsidP="00F9382B">
            <w:r w:rsidRPr="00F9382B">
              <w:t>Specifically for MinGW/MSYS2</w:t>
            </w:r>
          </w:p>
        </w:tc>
      </w:tr>
      <w:tr w:rsidR="00F9382B" w:rsidRPr="00F9382B" w14:paraId="74F002CE" w14:textId="77777777">
        <w:trPr>
          <w:tblCellSpacing w:w="15" w:type="dxa"/>
        </w:trPr>
        <w:tc>
          <w:tcPr>
            <w:tcW w:w="0" w:type="auto"/>
            <w:vAlign w:val="center"/>
            <w:hideMark/>
          </w:tcPr>
          <w:p w14:paraId="3207E91C" w14:textId="77777777" w:rsidR="00F9382B" w:rsidRPr="00F9382B" w:rsidRDefault="00F9382B" w:rsidP="00F9382B">
            <w:r w:rsidRPr="00F9382B">
              <w:t>MSYS Makefiles</w:t>
            </w:r>
          </w:p>
        </w:tc>
        <w:tc>
          <w:tcPr>
            <w:tcW w:w="0" w:type="auto"/>
            <w:vAlign w:val="center"/>
            <w:hideMark/>
          </w:tcPr>
          <w:p w14:paraId="748695E2" w14:textId="77777777" w:rsidR="00F9382B" w:rsidRPr="00F9382B" w:rsidRDefault="00F9382B" w:rsidP="00F9382B">
            <w:r w:rsidRPr="00F9382B">
              <w:t>✓ Yes</w:t>
            </w:r>
          </w:p>
        </w:tc>
        <w:tc>
          <w:tcPr>
            <w:tcW w:w="0" w:type="auto"/>
            <w:vAlign w:val="center"/>
            <w:hideMark/>
          </w:tcPr>
          <w:p w14:paraId="6A310093" w14:textId="77777777" w:rsidR="00F9382B" w:rsidRPr="00F9382B" w:rsidRDefault="00F9382B" w:rsidP="00F9382B">
            <w:r w:rsidRPr="00F9382B">
              <w:t>Explicitly designed for MSYS2</w:t>
            </w:r>
          </w:p>
        </w:tc>
      </w:tr>
      <w:tr w:rsidR="00F9382B" w:rsidRPr="00F9382B" w14:paraId="2890DD8F" w14:textId="77777777">
        <w:trPr>
          <w:tblCellSpacing w:w="15" w:type="dxa"/>
        </w:trPr>
        <w:tc>
          <w:tcPr>
            <w:tcW w:w="0" w:type="auto"/>
            <w:vAlign w:val="center"/>
            <w:hideMark/>
          </w:tcPr>
          <w:p w14:paraId="36A89F42" w14:textId="77777777" w:rsidR="00F9382B" w:rsidRPr="00F9382B" w:rsidRDefault="00F9382B" w:rsidP="00F9382B">
            <w:r w:rsidRPr="00F9382B">
              <w:t>Visual Studio</w:t>
            </w:r>
          </w:p>
        </w:tc>
        <w:tc>
          <w:tcPr>
            <w:tcW w:w="0" w:type="auto"/>
            <w:vAlign w:val="center"/>
            <w:hideMark/>
          </w:tcPr>
          <w:p w14:paraId="7DF27BB8" w14:textId="77777777" w:rsidR="00F9382B" w:rsidRPr="00F9382B" w:rsidRDefault="00F9382B" w:rsidP="00F9382B">
            <w:r w:rsidRPr="00F9382B">
              <w:t>No</w:t>
            </w:r>
          </w:p>
        </w:tc>
        <w:tc>
          <w:tcPr>
            <w:tcW w:w="0" w:type="auto"/>
            <w:vAlign w:val="center"/>
            <w:hideMark/>
          </w:tcPr>
          <w:p w14:paraId="5A812C64" w14:textId="77777777" w:rsidR="00F9382B" w:rsidRPr="00F9382B" w:rsidRDefault="00F9382B" w:rsidP="00F9382B">
            <w:r w:rsidRPr="00F9382B">
              <w:t>MSVC only</w:t>
            </w:r>
          </w:p>
        </w:tc>
      </w:tr>
      <w:tr w:rsidR="00F9382B" w:rsidRPr="00F9382B" w14:paraId="557F10E4" w14:textId="77777777">
        <w:trPr>
          <w:tblCellSpacing w:w="15" w:type="dxa"/>
        </w:trPr>
        <w:tc>
          <w:tcPr>
            <w:tcW w:w="0" w:type="auto"/>
            <w:vAlign w:val="center"/>
            <w:hideMark/>
          </w:tcPr>
          <w:p w14:paraId="589079A2" w14:textId="77777777" w:rsidR="00F9382B" w:rsidRPr="00F9382B" w:rsidRDefault="00F9382B" w:rsidP="00F9382B">
            <w:r w:rsidRPr="00F9382B">
              <w:t>Ninja Multi-Config</w:t>
            </w:r>
          </w:p>
        </w:tc>
        <w:tc>
          <w:tcPr>
            <w:tcW w:w="0" w:type="auto"/>
            <w:vAlign w:val="center"/>
            <w:hideMark/>
          </w:tcPr>
          <w:p w14:paraId="39972F04" w14:textId="77777777" w:rsidR="00F9382B" w:rsidRPr="00F9382B" w:rsidRDefault="00F9382B" w:rsidP="00F9382B">
            <w:r w:rsidRPr="00F9382B">
              <w:t>Same PyPI problem</w:t>
            </w:r>
          </w:p>
        </w:tc>
        <w:tc>
          <w:tcPr>
            <w:tcW w:w="0" w:type="auto"/>
            <w:vAlign w:val="center"/>
            <w:hideMark/>
          </w:tcPr>
          <w:p w14:paraId="77F38D42" w14:textId="77777777" w:rsidR="00F9382B" w:rsidRPr="00F9382B" w:rsidRDefault="00F9382B" w:rsidP="00F9382B">
            <w:r w:rsidRPr="00F9382B">
              <w:t>Still Ninja underneath</w:t>
            </w:r>
          </w:p>
        </w:tc>
      </w:tr>
    </w:tbl>
    <w:p w14:paraId="06B7D4AC" w14:textId="77777777" w:rsidR="00F9382B" w:rsidRPr="00F9382B" w:rsidRDefault="00F9382B" w:rsidP="00F9382B">
      <w:r w:rsidRPr="00F9382B">
        <w:t xml:space="preserve">CMake actually has </w:t>
      </w:r>
      <w:r w:rsidRPr="00F9382B">
        <w:rPr>
          <w:b/>
          <w:bCs/>
        </w:rPr>
        <w:t>three Make-based generators</w:t>
      </w:r>
      <w:r w:rsidRPr="00F9382B">
        <w:t xml:space="preserve"> that work on MSYS2 natively — MSYS Makefiles being the most explicit one.</w:t>
      </w:r>
    </w:p>
    <w:p w14:paraId="556675CB" w14:textId="77777777" w:rsidR="00F9382B" w:rsidRPr="00F9382B" w:rsidRDefault="00F9382B" w:rsidP="00F9382B">
      <w:r w:rsidRPr="00F9382B">
        <w:pict w14:anchorId="279816F5">
          <v:rect id="_x0000_i2165" style="width:0;height:1.5pt" o:hralign="center" o:hrstd="t" o:hr="t" fillcolor="#a0a0a0" stroked="f"/>
        </w:pict>
      </w:r>
    </w:p>
    <w:p w14:paraId="56C1C622" w14:textId="77777777" w:rsidR="00F9382B" w:rsidRPr="00F9382B" w:rsidRDefault="00F9382B" w:rsidP="00F9382B">
      <w:pPr>
        <w:rPr>
          <w:b/>
          <w:bCs/>
        </w:rPr>
      </w:pPr>
      <w:r w:rsidRPr="00F9382B">
        <w:rPr>
          <w:b/>
          <w:bCs/>
        </w:rPr>
        <w:t>So The Real Answer</w:t>
      </w:r>
    </w:p>
    <w:p w14:paraId="62DAFAF0" w14:textId="77777777" w:rsidR="00F9382B" w:rsidRPr="00F9382B" w:rsidRDefault="00F9382B" w:rsidP="00F9382B">
      <w:r w:rsidRPr="00F9382B">
        <w:t>For MSYS2 specifically:</w:t>
      </w:r>
    </w:p>
    <w:p w14:paraId="05D9BB4F" w14:textId="77777777" w:rsidR="00F9382B" w:rsidRPr="00F9382B" w:rsidRDefault="00F9382B" w:rsidP="00F9382B"/>
    <w:p w14:paraId="0CF36B51" w14:textId="77777777" w:rsidR="00F9382B" w:rsidRPr="00F9382B" w:rsidRDefault="00F9382B" w:rsidP="00F9382B">
      <w:r w:rsidRPr="00F9382B">
        <w:t>Meson → no escape from Ninja → pacman or --no-build-isolation</w:t>
      </w:r>
    </w:p>
    <w:p w14:paraId="7168BCF1" w14:textId="77777777" w:rsidR="00F9382B" w:rsidRPr="00F9382B" w:rsidRDefault="00F9382B" w:rsidP="00F9382B">
      <w:r w:rsidRPr="00F9382B">
        <w:t xml:space="preserve">                                is your only option</w:t>
      </w:r>
    </w:p>
    <w:p w14:paraId="5A25646F" w14:textId="77777777" w:rsidR="00F9382B" w:rsidRPr="00F9382B" w:rsidRDefault="00F9382B" w:rsidP="00F9382B"/>
    <w:p w14:paraId="678ACBF7" w14:textId="77777777" w:rsidR="00F9382B" w:rsidRPr="00F9382B" w:rsidRDefault="00F9382B" w:rsidP="00F9382B">
      <w:r w:rsidRPr="00F9382B">
        <w:t>CMake → can use MSYS Makefiles → avoids Ninja entirely</w:t>
      </w:r>
    </w:p>
    <w:p w14:paraId="52BFB42C" w14:textId="77777777" w:rsidR="00F9382B" w:rsidRPr="00F9382B" w:rsidRDefault="00F9382B" w:rsidP="00F9382B">
      <w:r w:rsidRPr="00F9382B">
        <w:t xml:space="preserve">        cmake -G "MSYS Makefiles" .</w:t>
      </w:r>
    </w:p>
    <w:p w14:paraId="1F6FD5FA" w14:textId="77777777" w:rsidR="00F9382B" w:rsidRPr="00F9382B" w:rsidRDefault="00F9382B" w:rsidP="00F9382B">
      <w:r w:rsidRPr="00F9382B">
        <w:t xml:space="preserve">        make</w:t>
      </w:r>
    </w:p>
    <w:p w14:paraId="20709111" w14:textId="77777777" w:rsidR="00F9382B" w:rsidRPr="00F9382B" w:rsidRDefault="00F9382B" w:rsidP="00F9382B">
      <w:r w:rsidRPr="00F9382B">
        <w:t xml:space="preserve">This is a </w:t>
      </w:r>
      <w:r w:rsidRPr="00F9382B">
        <w:rPr>
          <w:b/>
          <w:bCs/>
        </w:rPr>
        <w:t>concrete technical reason</w:t>
      </w:r>
      <w:r w:rsidRPr="00F9382B">
        <w:t xml:space="preserve"> to consider CMake if MSYS2 is a first-class target for hwrng. But as discussed, it means:</w:t>
      </w:r>
    </w:p>
    <w:p w14:paraId="197A0A53" w14:textId="77777777" w:rsidR="00F9382B" w:rsidRPr="00F9382B" w:rsidRDefault="00F9382B" w:rsidP="00F9382B">
      <w:r w:rsidRPr="00F9382B">
        <w:t>Dropping meson.build</w:t>
      </w:r>
    </w:p>
    <w:p w14:paraId="79EAE120" w14:textId="77777777" w:rsidR="00F9382B" w:rsidRPr="00F9382B" w:rsidRDefault="00F9382B" w:rsidP="00F9382B">
      <w:r w:rsidRPr="00F9382B">
        <w:t xml:space="preserve">    +</w:t>
      </w:r>
    </w:p>
    <w:p w14:paraId="42CB73B3" w14:textId="77777777" w:rsidR="00F9382B" w:rsidRPr="00F9382B" w:rsidRDefault="00F9382B" w:rsidP="00F9382B">
      <w:r w:rsidRPr="00F9382B">
        <w:t>Writing CMakeLists.txt</w:t>
      </w:r>
    </w:p>
    <w:p w14:paraId="1222633C" w14:textId="77777777" w:rsidR="00F9382B" w:rsidRPr="00F9382B" w:rsidRDefault="00F9382B" w:rsidP="00F9382B">
      <w:r w:rsidRPr="00F9382B">
        <w:t xml:space="preserve">    +</w:t>
      </w:r>
    </w:p>
    <w:p w14:paraId="4C45BA08" w14:textId="77777777" w:rsidR="00F9382B" w:rsidRPr="00F9382B" w:rsidRDefault="00F9382B" w:rsidP="00F9382B">
      <w:r w:rsidRPr="00F9382B">
        <w:t>Switching pyproject.toml to scikit-build-core</w:t>
      </w:r>
    </w:p>
    <w:p w14:paraId="29FE9874" w14:textId="77777777" w:rsidR="00F9382B" w:rsidRPr="00F9382B" w:rsidRDefault="00F9382B" w:rsidP="00F9382B">
      <w:r w:rsidRPr="00F9382B">
        <w:t xml:space="preserve">    +</w:t>
      </w:r>
    </w:p>
    <w:p w14:paraId="272B61EC" w14:textId="77777777" w:rsidR="00F9382B" w:rsidRPr="00F9382B" w:rsidRDefault="00F9382B" w:rsidP="00F9382B">
      <w:r w:rsidRPr="00F9382B">
        <w:t>Losing meson-python's mature Python ABI handling</w:t>
      </w:r>
    </w:p>
    <w:p w14:paraId="46587506" w14:textId="77777777" w:rsidR="00F9382B" w:rsidRPr="00F9382B" w:rsidRDefault="00F9382B" w:rsidP="00F9382B">
      <w:r w:rsidRPr="00F9382B">
        <w:pict w14:anchorId="10B577C5">
          <v:rect id="_x0000_i2166" style="width:0;height:1.5pt" o:hralign="center" o:hrstd="t" o:hr="t" fillcolor="#a0a0a0" stroked="f"/>
        </w:pict>
      </w:r>
    </w:p>
    <w:p w14:paraId="4A8E3C4C" w14:textId="77777777" w:rsidR="00F9382B" w:rsidRPr="00F9382B" w:rsidRDefault="00F9382B" w:rsidP="00F9382B">
      <w:pPr>
        <w:rPr>
          <w:b/>
          <w:bCs/>
        </w:rPr>
      </w:pPr>
      <w:r w:rsidRPr="00F9382B">
        <w:rPr>
          <w:b/>
          <w:bCs/>
        </w:rPr>
        <w:lastRenderedPageBreak/>
        <w:t>The Pragmatic Middle Ground</w:t>
      </w:r>
    </w:p>
    <w:p w14:paraId="4DAC16A3" w14:textId="77777777" w:rsidR="00F9382B" w:rsidRPr="00F9382B" w:rsidRDefault="00F9382B" w:rsidP="00F9382B">
      <w:r w:rsidRPr="00F9382B">
        <w:t xml:space="preserve">Rather than switching everything, there is a third option nobody has mentioned yet — a </w:t>
      </w:r>
      <w:r w:rsidRPr="00F9382B">
        <w:rPr>
          <w:b/>
          <w:bCs/>
        </w:rPr>
        <w:t>wrapper script</w:t>
      </w:r>
      <w:r w:rsidRPr="00F9382B">
        <w:t xml:space="preserve"> that detects MSYS2 and adjusts automatically:</w:t>
      </w:r>
    </w:p>
    <w:p w14:paraId="5DED3BB0" w14:textId="77777777" w:rsidR="00F9382B" w:rsidRPr="00F9382B" w:rsidRDefault="00F9382B" w:rsidP="00F9382B">
      <w:r w:rsidRPr="00F9382B">
        <w:t>python</w:t>
      </w:r>
    </w:p>
    <w:p w14:paraId="7117ABEC" w14:textId="77777777" w:rsidR="00F9382B" w:rsidRPr="00F9382B" w:rsidRDefault="00F9382B" w:rsidP="00F9382B">
      <w:r w:rsidRPr="00F9382B">
        <w:t># build.py</w:t>
      </w:r>
    </w:p>
    <w:p w14:paraId="342B6689" w14:textId="77777777" w:rsidR="00F9382B" w:rsidRPr="00F9382B" w:rsidRDefault="00F9382B" w:rsidP="00F9382B">
      <w:r w:rsidRPr="00F9382B">
        <w:t>import os, subprocess, sys</w:t>
      </w:r>
    </w:p>
    <w:p w14:paraId="00095B88" w14:textId="77777777" w:rsidR="00F9382B" w:rsidRPr="00F9382B" w:rsidRDefault="00F9382B" w:rsidP="00F9382B"/>
    <w:p w14:paraId="02092802" w14:textId="77777777" w:rsidR="00F9382B" w:rsidRPr="00F9382B" w:rsidRDefault="00F9382B" w:rsidP="00F9382B">
      <w:r w:rsidRPr="00F9382B">
        <w:t>def is_msys2():</w:t>
      </w:r>
    </w:p>
    <w:p w14:paraId="34507FAA" w14:textId="77777777" w:rsidR="00F9382B" w:rsidRPr="00F9382B" w:rsidRDefault="00F9382B" w:rsidP="00F9382B">
      <w:r w:rsidRPr="00F9382B">
        <w:t xml:space="preserve">    return 'MSYS' in os.environ.get('MSYSTEM', '')</w:t>
      </w:r>
    </w:p>
    <w:p w14:paraId="0F3E60F7" w14:textId="77777777" w:rsidR="00F9382B" w:rsidRPr="00F9382B" w:rsidRDefault="00F9382B" w:rsidP="00F9382B"/>
    <w:p w14:paraId="671A9A93" w14:textId="77777777" w:rsidR="00F9382B" w:rsidRPr="00F9382B" w:rsidRDefault="00F9382B" w:rsidP="00F9382B">
      <w:r w:rsidRPr="00F9382B">
        <w:t>if is_msys2():</w:t>
      </w:r>
    </w:p>
    <w:p w14:paraId="02A8F81C" w14:textId="77777777" w:rsidR="00F9382B" w:rsidRPr="00F9382B" w:rsidRDefault="00F9382B" w:rsidP="00F9382B">
      <w:r w:rsidRPr="00F9382B">
        <w:t xml:space="preserve">    # ensure system ninja is used</w:t>
      </w:r>
    </w:p>
    <w:p w14:paraId="27430392" w14:textId="77777777" w:rsidR="00F9382B" w:rsidRPr="00F9382B" w:rsidRDefault="00F9382B" w:rsidP="00F9382B">
      <w:r w:rsidRPr="00F9382B">
        <w:t xml:space="preserve">    subprocess.run([</w:t>
      </w:r>
    </w:p>
    <w:p w14:paraId="50ECB0C3" w14:textId="77777777" w:rsidR="00F9382B" w:rsidRPr="00F9382B" w:rsidRDefault="00F9382B" w:rsidP="00F9382B">
      <w:r w:rsidRPr="00F9382B">
        <w:t xml:space="preserve">        'pip', 'install', 'meson-python',</w:t>
      </w:r>
    </w:p>
    <w:p w14:paraId="23460694" w14:textId="77777777" w:rsidR="00F9382B" w:rsidRPr="00F9382B" w:rsidRDefault="00F9382B" w:rsidP="00F9382B">
      <w:r w:rsidRPr="00F9382B">
        <w:t xml:space="preserve">        '--no-build-isolation'</w:t>
      </w:r>
    </w:p>
    <w:p w14:paraId="50771828" w14:textId="77777777" w:rsidR="00F9382B" w:rsidRPr="00F9382B" w:rsidRDefault="00F9382B" w:rsidP="00F9382B">
      <w:r w:rsidRPr="00F9382B">
        <w:t xml:space="preserve">    ])</w:t>
      </w:r>
    </w:p>
    <w:p w14:paraId="03E69FCF" w14:textId="77777777" w:rsidR="00F9382B" w:rsidRPr="00F9382B" w:rsidRDefault="00F9382B" w:rsidP="00F9382B">
      <w:r w:rsidRPr="00F9382B">
        <w:t xml:space="preserve">    subprocess.run([</w:t>
      </w:r>
    </w:p>
    <w:p w14:paraId="418D838B" w14:textId="77777777" w:rsidR="00F9382B" w:rsidRPr="00F9382B" w:rsidRDefault="00F9382B" w:rsidP="00F9382B">
      <w:r w:rsidRPr="00F9382B">
        <w:t xml:space="preserve">        'pip', 'install', '.',</w:t>
      </w:r>
    </w:p>
    <w:p w14:paraId="6CFC3FF0" w14:textId="77777777" w:rsidR="00F9382B" w:rsidRPr="00F9382B" w:rsidRDefault="00F9382B" w:rsidP="00F9382B">
      <w:r w:rsidRPr="00F9382B">
        <w:t xml:space="preserve">        '--no-build-isolation'</w:t>
      </w:r>
    </w:p>
    <w:p w14:paraId="242DCF3A" w14:textId="77777777" w:rsidR="00F9382B" w:rsidRPr="00F9382B" w:rsidRDefault="00F9382B" w:rsidP="00F9382B">
      <w:r w:rsidRPr="00F9382B">
        <w:t xml:space="preserve">    ])</w:t>
      </w:r>
    </w:p>
    <w:p w14:paraId="0C73B36C" w14:textId="77777777" w:rsidR="00F9382B" w:rsidRPr="00F9382B" w:rsidRDefault="00F9382B" w:rsidP="00F9382B">
      <w:r w:rsidRPr="00F9382B">
        <w:t>else:</w:t>
      </w:r>
    </w:p>
    <w:p w14:paraId="4DB6F76C" w14:textId="77777777" w:rsidR="00F9382B" w:rsidRPr="00F9382B" w:rsidRDefault="00F9382B" w:rsidP="00F9382B">
      <w:r w:rsidRPr="00F9382B">
        <w:t xml:space="preserve">    subprocess.run(['pip', 'install', '.'])</w:t>
      </w:r>
    </w:p>
    <w:p w14:paraId="7F3EC51E" w14:textId="77777777" w:rsidR="00F9382B" w:rsidRPr="00F9382B" w:rsidRDefault="00F9382B" w:rsidP="00F9382B">
      <w:r w:rsidRPr="00F9382B">
        <w:t>This keeps your entire Meson setup intact and handles MSYS2 transparently without switching build systems.</w:t>
      </w:r>
    </w:p>
    <w:p w14:paraId="261D1CC4" w14:textId="77777777" w:rsidR="00F9382B" w:rsidRPr="00F9382B" w:rsidRDefault="00F9382B" w:rsidP="00F9382B">
      <w:r w:rsidRPr="00F9382B">
        <w:pict w14:anchorId="1CC06DFA">
          <v:rect id="_x0000_i2167" style="width:0;height:1.5pt" o:hralign="center" o:hrstd="t" o:hr="t" fillcolor="#a0a0a0" stroked="f"/>
        </w:pict>
      </w:r>
    </w:p>
    <w:p w14:paraId="45E55143" w14:textId="77777777" w:rsidR="00F9382B" w:rsidRPr="00F9382B" w:rsidRDefault="00F9382B" w:rsidP="00F9382B">
      <w:pPr>
        <w:rPr>
          <w:b/>
          <w:bCs/>
        </w:rPr>
      </w:pPr>
      <w:r w:rsidRPr="00F9382B">
        <w:rPr>
          <w:b/>
          <w:bCs/>
        </w:rPr>
        <w:t>Honest Summary</w:t>
      </w:r>
    </w:p>
    <w:p w14:paraId="096B4AD0" w14:textId="77777777" w:rsidR="00F9382B" w:rsidRPr="00F9382B" w:rsidRDefault="00F9382B" w:rsidP="00F9382B">
      <w:r w:rsidRPr="00F9382B">
        <w:t xml:space="preserve">The only real escape from Ninja as a dependency, without touching PyPI, is </w:t>
      </w:r>
      <w:r w:rsidRPr="00F9382B">
        <w:rPr>
          <w:b/>
          <w:bCs/>
        </w:rPr>
        <w:t>CMake with MSYS Makefiles</w:t>
      </w:r>
      <w:r w:rsidRPr="00F9382B">
        <w:t xml:space="preserve"> on MSYS2. Meson has no equivalent. But whether that one platform edge case justifies rewriting your build system is a separate question — and for a library like hwrng where the --no-build-isolation + pacman path already works cleanly, it almost certainly does not.</w:t>
      </w:r>
    </w:p>
    <w:p w14:paraId="7421CE5F" w14:textId="77777777" w:rsidR="00F9382B" w:rsidRPr="00F9382B" w:rsidRDefault="00F9382B" w:rsidP="00F9382B">
      <w:r w:rsidRPr="00F9382B">
        <w:t>If we want to have that edge case covered (option Makefile), keeping C code as above, as it is, can you write that? So it will be cmake + Makefile with python C API as above as source C.</w:t>
      </w:r>
    </w:p>
    <w:p w14:paraId="4FF71749" w14:textId="77777777" w:rsidR="00F9382B" w:rsidRPr="00F9382B" w:rsidRDefault="00F9382B" w:rsidP="00F9382B">
      <w:r w:rsidRPr="00F9382B">
        <w:t>Let me read the C file and meson.build carefully before writing anything.</w:t>
      </w:r>
    </w:p>
    <w:p w14:paraId="55452043" w14:textId="77777777" w:rsidR="00F9382B" w:rsidRPr="00F9382B" w:rsidRDefault="00F9382B" w:rsidP="00F9382B">
      <w:r w:rsidRPr="00F9382B">
        <w:t>Reading the skill for any relevant guidance</w:t>
      </w:r>
    </w:p>
    <w:p w14:paraId="57F394E3" w14:textId="77777777" w:rsidR="00F9382B" w:rsidRPr="00F9382B" w:rsidRDefault="00F9382B" w:rsidP="00F9382B">
      <w:r w:rsidRPr="00F9382B">
        <w:t>Reading the skill for any relevant guidance</w:t>
      </w:r>
    </w:p>
    <w:p w14:paraId="36A3AD8B" w14:textId="77777777" w:rsidR="00F9382B" w:rsidRPr="00F9382B" w:rsidRDefault="00F9382B" w:rsidP="00F9382B">
      <w:r w:rsidRPr="00F9382B">
        <w:t>Now let me write the CMakeLists.txt and updated pyproject.toml carefully, keeping hwrng.c completely untouched.</w:t>
      </w:r>
    </w:p>
    <w:p w14:paraId="4045889C" w14:textId="77777777" w:rsidR="00F9382B" w:rsidRPr="00F9382B" w:rsidRDefault="00F9382B" w:rsidP="00F9382B">
      <w:r w:rsidRPr="00F9382B">
        <w:t>Created 3 files, read a file</w:t>
      </w:r>
    </w:p>
    <w:p w14:paraId="46969DB7" w14:textId="77777777" w:rsidR="00F9382B" w:rsidRPr="00F9382B" w:rsidRDefault="00F9382B" w:rsidP="00F9382B">
      <w:r w:rsidRPr="00F9382B">
        <w:lastRenderedPageBreak/>
        <w:t>Created 3 files, read a file</w:t>
      </w:r>
    </w:p>
    <w:p w14:paraId="1B2D558B" w14:textId="77777777" w:rsidR="00F9382B" w:rsidRPr="00F9382B" w:rsidRDefault="00F9382B" w:rsidP="00F9382B">
      <w:r w:rsidRPr="00F9382B">
        <w:t>Three files produced. hwrng.c is completely untouched. Here is what changed and why:</w:t>
      </w:r>
    </w:p>
    <w:p w14:paraId="353763BA" w14:textId="77777777" w:rsidR="00F9382B" w:rsidRPr="00F9382B" w:rsidRDefault="00F9382B" w:rsidP="00F9382B">
      <w:r w:rsidRPr="00F9382B">
        <w:pict w14:anchorId="1D47C625">
          <v:rect id="_x0000_i2168" style="width:0;height:1.5pt" o:hralign="center" o:hrstd="t" o:hr="t" fillcolor="#a0a0a0" stroked="f"/>
        </w:pict>
      </w:r>
    </w:p>
    <w:p w14:paraId="28F9B32F" w14:textId="77777777" w:rsidR="00F9382B" w:rsidRPr="00F9382B" w:rsidRDefault="00F9382B" w:rsidP="00F9382B">
      <w:pPr>
        <w:rPr>
          <w:b/>
          <w:bCs/>
        </w:rPr>
      </w:pPr>
      <w:r w:rsidRPr="00F9382B">
        <w:rPr>
          <w:b/>
          <w:bCs/>
        </w:rPr>
        <w:t>What Replaced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996"/>
        <w:gridCol w:w="2104"/>
      </w:tblGrid>
      <w:tr w:rsidR="00F9382B" w:rsidRPr="00F9382B" w14:paraId="1906B427" w14:textId="77777777">
        <w:trPr>
          <w:tblHeader/>
          <w:tblCellSpacing w:w="15" w:type="dxa"/>
        </w:trPr>
        <w:tc>
          <w:tcPr>
            <w:tcW w:w="0" w:type="auto"/>
            <w:vAlign w:val="center"/>
            <w:hideMark/>
          </w:tcPr>
          <w:p w14:paraId="0E5BD909" w14:textId="77777777" w:rsidR="00F9382B" w:rsidRPr="00F9382B" w:rsidRDefault="00F9382B" w:rsidP="00F9382B">
            <w:pPr>
              <w:rPr>
                <w:b/>
                <w:bCs/>
              </w:rPr>
            </w:pPr>
            <w:r w:rsidRPr="00F9382B">
              <w:rPr>
                <w:b/>
                <w:bCs/>
              </w:rPr>
              <w:t>Old (Meson)</w:t>
            </w:r>
          </w:p>
        </w:tc>
        <w:tc>
          <w:tcPr>
            <w:tcW w:w="0" w:type="auto"/>
            <w:vAlign w:val="center"/>
            <w:hideMark/>
          </w:tcPr>
          <w:p w14:paraId="74A1E244" w14:textId="77777777" w:rsidR="00F9382B" w:rsidRPr="00F9382B" w:rsidRDefault="00F9382B" w:rsidP="00F9382B">
            <w:pPr>
              <w:rPr>
                <w:b/>
                <w:bCs/>
              </w:rPr>
            </w:pPr>
            <w:r w:rsidRPr="00F9382B">
              <w:rPr>
                <w:b/>
                <w:bCs/>
              </w:rPr>
              <w:t>New (CMake)</w:t>
            </w:r>
          </w:p>
        </w:tc>
        <w:tc>
          <w:tcPr>
            <w:tcW w:w="0" w:type="auto"/>
            <w:vAlign w:val="center"/>
            <w:hideMark/>
          </w:tcPr>
          <w:p w14:paraId="01724D28" w14:textId="77777777" w:rsidR="00F9382B" w:rsidRPr="00F9382B" w:rsidRDefault="00F9382B" w:rsidP="00F9382B">
            <w:pPr>
              <w:rPr>
                <w:b/>
                <w:bCs/>
              </w:rPr>
            </w:pPr>
            <w:r w:rsidRPr="00F9382B">
              <w:rPr>
                <w:b/>
                <w:bCs/>
              </w:rPr>
              <w:t>Purpose</w:t>
            </w:r>
          </w:p>
        </w:tc>
      </w:tr>
      <w:tr w:rsidR="00F9382B" w:rsidRPr="00F9382B" w14:paraId="16B2DA91" w14:textId="77777777">
        <w:trPr>
          <w:tblCellSpacing w:w="15" w:type="dxa"/>
        </w:trPr>
        <w:tc>
          <w:tcPr>
            <w:tcW w:w="0" w:type="auto"/>
            <w:vAlign w:val="center"/>
            <w:hideMark/>
          </w:tcPr>
          <w:p w14:paraId="3139ED9F" w14:textId="77777777" w:rsidR="00F9382B" w:rsidRPr="00F9382B" w:rsidRDefault="00F9382B" w:rsidP="00F9382B">
            <w:r w:rsidRPr="00F9382B">
              <w:t>meson.build</w:t>
            </w:r>
          </w:p>
        </w:tc>
        <w:tc>
          <w:tcPr>
            <w:tcW w:w="0" w:type="auto"/>
            <w:vAlign w:val="center"/>
            <w:hideMark/>
          </w:tcPr>
          <w:p w14:paraId="165DCD9C" w14:textId="77777777" w:rsidR="00F9382B" w:rsidRPr="00F9382B" w:rsidRDefault="00F9382B" w:rsidP="00F9382B">
            <w:r w:rsidRPr="00F9382B">
              <w:t>CMakeLists.txt</w:t>
            </w:r>
          </w:p>
        </w:tc>
        <w:tc>
          <w:tcPr>
            <w:tcW w:w="0" w:type="auto"/>
            <w:vAlign w:val="center"/>
            <w:hideMark/>
          </w:tcPr>
          <w:p w14:paraId="27A59787" w14:textId="77777777" w:rsidR="00F9382B" w:rsidRPr="00F9382B" w:rsidRDefault="00F9382B" w:rsidP="00F9382B">
            <w:r w:rsidRPr="00F9382B">
              <w:t>Build logic</w:t>
            </w:r>
          </w:p>
        </w:tc>
      </w:tr>
      <w:tr w:rsidR="00F9382B" w:rsidRPr="00F9382B" w14:paraId="66702BA9" w14:textId="77777777">
        <w:trPr>
          <w:tblCellSpacing w:w="15" w:type="dxa"/>
        </w:trPr>
        <w:tc>
          <w:tcPr>
            <w:tcW w:w="0" w:type="auto"/>
            <w:vAlign w:val="center"/>
            <w:hideMark/>
          </w:tcPr>
          <w:p w14:paraId="6677B791" w14:textId="77777777" w:rsidR="00F9382B" w:rsidRPr="00F9382B" w:rsidRDefault="00F9382B" w:rsidP="00F9382B">
            <w:r w:rsidRPr="00F9382B">
              <w:t>meson-python</w:t>
            </w:r>
          </w:p>
        </w:tc>
        <w:tc>
          <w:tcPr>
            <w:tcW w:w="0" w:type="auto"/>
            <w:vAlign w:val="center"/>
            <w:hideMark/>
          </w:tcPr>
          <w:p w14:paraId="19CA116E" w14:textId="77777777" w:rsidR="00F9382B" w:rsidRPr="00F9382B" w:rsidRDefault="00F9382B" w:rsidP="00F9382B">
            <w:r w:rsidRPr="00F9382B">
              <w:t>scikit-build-core</w:t>
            </w:r>
          </w:p>
        </w:tc>
        <w:tc>
          <w:tcPr>
            <w:tcW w:w="0" w:type="auto"/>
            <w:vAlign w:val="center"/>
            <w:hideMark/>
          </w:tcPr>
          <w:p w14:paraId="780B595D" w14:textId="77777777" w:rsidR="00F9382B" w:rsidRPr="00F9382B" w:rsidRDefault="00F9382B" w:rsidP="00F9382B">
            <w:r w:rsidRPr="00F9382B">
              <w:t>PEP 517 backend</w:t>
            </w:r>
          </w:p>
        </w:tc>
      </w:tr>
      <w:tr w:rsidR="00F9382B" w:rsidRPr="00F9382B" w14:paraId="06CE61CF" w14:textId="77777777">
        <w:trPr>
          <w:tblCellSpacing w:w="15" w:type="dxa"/>
        </w:trPr>
        <w:tc>
          <w:tcPr>
            <w:tcW w:w="0" w:type="auto"/>
            <w:vAlign w:val="center"/>
            <w:hideMark/>
          </w:tcPr>
          <w:p w14:paraId="7847DB5E" w14:textId="77777777" w:rsidR="00F9382B" w:rsidRPr="00F9382B" w:rsidRDefault="00F9382B" w:rsidP="00F9382B">
            <w:r w:rsidRPr="00F9382B">
              <w:t>import('python')</w:t>
            </w:r>
          </w:p>
        </w:tc>
        <w:tc>
          <w:tcPr>
            <w:tcW w:w="0" w:type="auto"/>
            <w:vAlign w:val="center"/>
            <w:hideMark/>
          </w:tcPr>
          <w:p w14:paraId="77B79158" w14:textId="77777777" w:rsidR="00F9382B" w:rsidRPr="00F9382B" w:rsidRDefault="00F9382B" w:rsidP="00F9382B">
            <w:r w:rsidRPr="00F9382B">
              <w:t>find_package(Python3)</w:t>
            </w:r>
          </w:p>
        </w:tc>
        <w:tc>
          <w:tcPr>
            <w:tcW w:w="0" w:type="auto"/>
            <w:vAlign w:val="center"/>
            <w:hideMark/>
          </w:tcPr>
          <w:p w14:paraId="584FC1E5" w14:textId="77777777" w:rsidR="00F9382B" w:rsidRPr="00F9382B" w:rsidRDefault="00F9382B" w:rsidP="00F9382B">
            <w:r w:rsidRPr="00F9382B">
              <w:t>Python detection</w:t>
            </w:r>
          </w:p>
        </w:tc>
      </w:tr>
      <w:tr w:rsidR="00F9382B" w:rsidRPr="00F9382B" w14:paraId="5AD9BC2A" w14:textId="77777777">
        <w:trPr>
          <w:tblCellSpacing w:w="15" w:type="dxa"/>
        </w:trPr>
        <w:tc>
          <w:tcPr>
            <w:tcW w:w="0" w:type="auto"/>
            <w:vAlign w:val="center"/>
            <w:hideMark/>
          </w:tcPr>
          <w:p w14:paraId="368B0017" w14:textId="77777777" w:rsidR="00F9382B" w:rsidRPr="00F9382B" w:rsidRDefault="00F9382B" w:rsidP="00F9382B">
            <w:r w:rsidRPr="00F9382B">
              <w:t>cc.compiles(...)</w:t>
            </w:r>
          </w:p>
        </w:tc>
        <w:tc>
          <w:tcPr>
            <w:tcW w:w="0" w:type="auto"/>
            <w:vAlign w:val="center"/>
            <w:hideMark/>
          </w:tcPr>
          <w:p w14:paraId="0D8F4D8C" w14:textId="77777777" w:rsidR="00F9382B" w:rsidRPr="00F9382B" w:rsidRDefault="00F9382B" w:rsidP="00F9382B">
            <w:r w:rsidRPr="00F9382B">
              <w:t>check_c_source_compiles()</w:t>
            </w:r>
          </w:p>
        </w:tc>
        <w:tc>
          <w:tcPr>
            <w:tcW w:w="0" w:type="auto"/>
            <w:vAlign w:val="center"/>
            <w:hideMark/>
          </w:tcPr>
          <w:p w14:paraId="4D9EA982" w14:textId="77777777" w:rsidR="00F9382B" w:rsidRPr="00F9382B" w:rsidRDefault="00F9382B" w:rsidP="00F9382B">
            <w:r w:rsidRPr="00F9382B">
              <w:t>RDSEED compile test</w:t>
            </w:r>
          </w:p>
        </w:tc>
      </w:tr>
      <w:tr w:rsidR="00F9382B" w:rsidRPr="00F9382B" w14:paraId="022C7BC9" w14:textId="77777777">
        <w:trPr>
          <w:tblCellSpacing w:w="15" w:type="dxa"/>
        </w:trPr>
        <w:tc>
          <w:tcPr>
            <w:tcW w:w="0" w:type="auto"/>
            <w:vAlign w:val="center"/>
            <w:hideMark/>
          </w:tcPr>
          <w:p w14:paraId="6E146C39" w14:textId="77777777" w:rsidR="00F9382B" w:rsidRPr="00F9382B" w:rsidRDefault="00F9382B" w:rsidP="00F9382B">
            <w:r w:rsidRPr="00F9382B">
              <w:t>py.extension_module()</w:t>
            </w:r>
          </w:p>
        </w:tc>
        <w:tc>
          <w:tcPr>
            <w:tcW w:w="0" w:type="auto"/>
            <w:vAlign w:val="center"/>
            <w:hideMark/>
          </w:tcPr>
          <w:p w14:paraId="2088C62A" w14:textId="77777777" w:rsidR="00F9382B" w:rsidRPr="00F9382B" w:rsidRDefault="00F9382B" w:rsidP="00F9382B">
            <w:r w:rsidRPr="00F9382B">
              <w:t>Python3_add_library(MODULE)</w:t>
            </w:r>
          </w:p>
        </w:tc>
        <w:tc>
          <w:tcPr>
            <w:tcW w:w="0" w:type="auto"/>
            <w:vAlign w:val="center"/>
            <w:hideMark/>
          </w:tcPr>
          <w:p w14:paraId="3A26EBAF" w14:textId="77777777" w:rsidR="00F9382B" w:rsidRPr="00F9382B" w:rsidRDefault="00F9382B" w:rsidP="00F9382B">
            <w:r w:rsidRPr="00F9382B">
              <w:t>Extension build</w:t>
            </w:r>
          </w:p>
        </w:tc>
      </w:tr>
      <w:tr w:rsidR="00F9382B" w:rsidRPr="00F9382B" w14:paraId="7AE4DE87" w14:textId="77777777">
        <w:trPr>
          <w:tblCellSpacing w:w="15" w:type="dxa"/>
        </w:trPr>
        <w:tc>
          <w:tcPr>
            <w:tcW w:w="0" w:type="auto"/>
            <w:vAlign w:val="center"/>
            <w:hideMark/>
          </w:tcPr>
          <w:p w14:paraId="7F956E03" w14:textId="77777777" w:rsidR="00F9382B" w:rsidRPr="00F9382B" w:rsidRDefault="00F9382B" w:rsidP="00F9382B">
            <w:r w:rsidRPr="00F9382B">
              <w:t>limited_api: '3.14'</w:t>
            </w:r>
          </w:p>
        </w:tc>
        <w:tc>
          <w:tcPr>
            <w:tcW w:w="0" w:type="auto"/>
            <w:vAlign w:val="center"/>
            <w:hideMark/>
          </w:tcPr>
          <w:p w14:paraId="22AA5870" w14:textId="77777777" w:rsidR="00F9382B" w:rsidRPr="00F9382B" w:rsidRDefault="00F9382B" w:rsidP="00F9382B">
            <w:r w:rsidRPr="00F9382B">
              <w:t>WITH_SOABI + wheel.py-api</w:t>
            </w:r>
          </w:p>
        </w:tc>
        <w:tc>
          <w:tcPr>
            <w:tcW w:w="0" w:type="auto"/>
            <w:vAlign w:val="center"/>
            <w:hideMark/>
          </w:tcPr>
          <w:p w14:paraId="7C0F8817" w14:textId="77777777" w:rsidR="00F9382B" w:rsidRPr="00F9382B" w:rsidRDefault="00F9382B" w:rsidP="00F9382B">
            <w:r w:rsidRPr="00F9382B">
              <w:t>ABI tagging</w:t>
            </w:r>
          </w:p>
        </w:tc>
      </w:tr>
    </w:tbl>
    <w:p w14:paraId="3939CAC4" w14:textId="77777777" w:rsidR="00F9382B" w:rsidRPr="00F9382B" w:rsidRDefault="00F9382B" w:rsidP="00F9382B">
      <w:r w:rsidRPr="00F9382B">
        <w:pict w14:anchorId="6589475D">
          <v:rect id="_x0000_i2169" style="width:0;height:1.5pt" o:hralign="center" o:hrstd="t" o:hr="t" fillcolor="#a0a0a0" stroked="f"/>
        </w:pict>
      </w:r>
    </w:p>
    <w:p w14:paraId="7924A66E" w14:textId="77777777" w:rsidR="00F9382B" w:rsidRPr="00F9382B" w:rsidRDefault="00F9382B" w:rsidP="00F9382B">
      <w:pPr>
        <w:rPr>
          <w:b/>
          <w:bCs/>
        </w:rPr>
      </w:pPr>
      <w:r w:rsidRPr="00F9382B">
        <w:rPr>
          <w:b/>
          <w:bCs/>
        </w:rPr>
        <w:t>The Key MSYS2 Part — How the Makefile Option Works</w:t>
      </w:r>
    </w:p>
    <w:p w14:paraId="0E11B304" w14:textId="77777777" w:rsidR="00F9382B" w:rsidRPr="00F9382B" w:rsidRDefault="00F9382B" w:rsidP="00F9382B">
      <w:r w:rsidRPr="00F9382B">
        <w:t xml:space="preserve">The pyproject.toml deliberately does </w:t>
      </w:r>
      <w:r w:rsidRPr="00F9382B">
        <w:rPr>
          <w:b/>
          <w:bCs/>
        </w:rPr>
        <w:t>not</w:t>
      </w:r>
      <w:r w:rsidRPr="00F9382B">
        <w:t xml:space="preserve"> hardcode a generator. On MSYS2, the user passes it via environment variable:</w:t>
      </w:r>
    </w:p>
    <w:p w14:paraId="580D470A" w14:textId="77777777" w:rsidR="00F9382B" w:rsidRPr="00F9382B" w:rsidRDefault="00F9382B" w:rsidP="00F9382B">
      <w:r w:rsidRPr="00F9382B">
        <w:t>bash</w:t>
      </w:r>
    </w:p>
    <w:p w14:paraId="106B3961" w14:textId="77777777" w:rsidR="00F9382B" w:rsidRPr="00F9382B" w:rsidRDefault="00F9382B" w:rsidP="00F9382B">
      <w:r w:rsidRPr="00F9382B">
        <w:t>SKBUILD_CMAKE_ARGS="-G MSYS Makefiles" pip install . --no-build-isolation</w:t>
      </w:r>
    </w:p>
    <w:p w14:paraId="7C85038B" w14:textId="77777777" w:rsidR="00F9382B" w:rsidRPr="00F9382B" w:rsidRDefault="00F9382B" w:rsidP="00F9382B">
      <w:r w:rsidRPr="00F9382B">
        <w:t>This tells CMake to use MSYS Makefiles instead of Ninja — completely bypassing the PyPI ninja problem. The BUILDING.md documents this as Option B for MSYS2 users alongside Option A (system pacman ninja) so they have both paths available.</w:t>
      </w:r>
    </w:p>
    <w:p w14:paraId="15E5EC60" w14:textId="77777777" w:rsidR="00F9382B" w:rsidRPr="00F9382B" w:rsidRDefault="00F9382B" w:rsidP="00F9382B">
      <w:r w:rsidRPr="00F9382B">
        <w:t>Cmakelists</w:t>
      </w:r>
    </w:p>
    <w:p w14:paraId="30A9E289" w14:textId="77777777" w:rsidR="00F9382B" w:rsidRPr="00F9382B" w:rsidRDefault="00F9382B" w:rsidP="00F9382B">
      <w:r w:rsidRPr="00F9382B">
        <w:t>TXT </w:t>
      </w:r>
    </w:p>
    <w:p w14:paraId="00647C70" w14:textId="77777777" w:rsidR="00F9382B" w:rsidRPr="00F9382B" w:rsidRDefault="00F9382B" w:rsidP="00F9382B">
      <w:r w:rsidRPr="00F9382B">
        <w:t>Pyproject</w:t>
      </w:r>
    </w:p>
    <w:p w14:paraId="2A067FEC" w14:textId="77777777" w:rsidR="00F9382B" w:rsidRPr="00F9382B" w:rsidRDefault="00F9382B" w:rsidP="00F9382B">
      <w:r w:rsidRPr="00F9382B">
        <w:t>TOML </w:t>
      </w:r>
    </w:p>
    <w:p w14:paraId="56665328" w14:textId="77777777" w:rsidR="00F9382B" w:rsidRPr="00F9382B" w:rsidRDefault="00F9382B" w:rsidP="00F9382B">
      <w:r w:rsidRPr="00F9382B">
        <w:t>Building</w:t>
      </w:r>
    </w:p>
    <w:p w14:paraId="2E910644" w14:textId="77777777" w:rsidR="00F9382B" w:rsidRPr="00F9382B" w:rsidRDefault="00F9382B" w:rsidP="00F9382B">
      <w:r w:rsidRPr="00F9382B">
        <w:t>Document · MD </w:t>
      </w:r>
    </w:p>
    <w:p w14:paraId="0CAA254A" w14:textId="77777777" w:rsidR="00F9382B" w:rsidRPr="00F9382B" w:rsidRDefault="00F9382B" w:rsidP="00F9382B">
      <w:r w:rsidRPr="00F9382B">
        <w:t>But here you are again dependent on another python package scikit-build-core. I have already tried in another session with you, that package. I wanted clean Makefile, C Make with source C in tact without this another python package. What are the possibilities?</w:t>
      </w:r>
    </w:p>
    <w:p w14:paraId="76653F67" w14:textId="77777777" w:rsidR="00F9382B" w:rsidRPr="00F9382B" w:rsidRDefault="00F9382B" w:rsidP="00F9382B">
      <w:r w:rsidRPr="00F9382B">
        <w:t>You are absolutely right to push back. Let me think about this cleanly.</w:t>
      </w:r>
    </w:p>
    <w:p w14:paraId="253E431D" w14:textId="77777777" w:rsidR="00F9382B" w:rsidRPr="00F9382B" w:rsidRDefault="00F9382B" w:rsidP="00F9382B">
      <w:r w:rsidRPr="00F9382B">
        <w:pict w14:anchorId="5E83B764">
          <v:rect id="_x0000_i2170" style="width:0;height:1.5pt" o:hralign="center" o:hrstd="t" o:hr="t" fillcolor="#a0a0a0" stroked="f"/>
        </w:pict>
      </w:r>
    </w:p>
    <w:p w14:paraId="60A16A34" w14:textId="77777777" w:rsidR="00F9382B" w:rsidRPr="00F9382B" w:rsidRDefault="00F9382B" w:rsidP="00F9382B">
      <w:pPr>
        <w:rPr>
          <w:b/>
          <w:bCs/>
        </w:rPr>
      </w:pPr>
      <w:r w:rsidRPr="00F9382B">
        <w:rPr>
          <w:b/>
          <w:bCs/>
        </w:rPr>
        <w:t>What You Actually Want</w:t>
      </w:r>
    </w:p>
    <w:p w14:paraId="2B742F59" w14:textId="77777777" w:rsidR="00F9382B" w:rsidRPr="00F9382B" w:rsidRDefault="00F9382B" w:rsidP="00F9382B">
      <w:r w:rsidRPr="00F9382B">
        <w:t>hwrng.c  (untouched)</w:t>
      </w:r>
    </w:p>
    <w:p w14:paraId="234936BC" w14:textId="77777777" w:rsidR="00F9382B" w:rsidRPr="00F9382B" w:rsidRDefault="00F9382B" w:rsidP="00F9382B">
      <w:r w:rsidRPr="00F9382B">
        <w:t xml:space="preserve">    +</w:t>
      </w:r>
    </w:p>
    <w:p w14:paraId="4AC59620" w14:textId="77777777" w:rsidR="00F9382B" w:rsidRPr="00F9382B" w:rsidRDefault="00F9382B" w:rsidP="00F9382B">
      <w:r w:rsidRPr="00F9382B">
        <w:t>CMakeLists.txt</w:t>
      </w:r>
    </w:p>
    <w:p w14:paraId="191D1C93" w14:textId="77777777" w:rsidR="00F9382B" w:rsidRPr="00F9382B" w:rsidRDefault="00F9382B" w:rsidP="00F9382B">
      <w:r w:rsidRPr="00F9382B">
        <w:t xml:space="preserve">    +</w:t>
      </w:r>
    </w:p>
    <w:p w14:paraId="0CDDE9CE" w14:textId="77777777" w:rsidR="00F9382B" w:rsidRPr="00F9382B" w:rsidRDefault="00F9382B" w:rsidP="00F9382B">
      <w:r w:rsidRPr="00F9382B">
        <w:lastRenderedPageBreak/>
        <w:t>Makefile  (or CMake generating one)</w:t>
      </w:r>
    </w:p>
    <w:p w14:paraId="385F325E" w14:textId="77777777" w:rsidR="00F9382B" w:rsidRPr="00F9382B" w:rsidRDefault="00F9382B" w:rsidP="00F9382B">
      <w:r w:rsidRPr="00F9382B">
        <w:t xml:space="preserve">    ↓</w:t>
      </w:r>
    </w:p>
    <w:p w14:paraId="371C1245" w14:textId="77777777" w:rsidR="00F9382B" w:rsidRPr="00F9382B" w:rsidRDefault="00F9382B" w:rsidP="00F9382B">
      <w:r w:rsidRPr="00F9382B">
        <w:t>hwrng.pyd / hwrng.so</w:t>
      </w:r>
    </w:p>
    <w:p w14:paraId="4AF5BDE7" w14:textId="77777777" w:rsidR="00F9382B" w:rsidRPr="00F9382B" w:rsidRDefault="00F9382B" w:rsidP="00F9382B"/>
    <w:p w14:paraId="508322C8" w14:textId="77777777" w:rsidR="00F9382B" w:rsidRPr="00F9382B" w:rsidRDefault="00F9382B" w:rsidP="00F9382B">
      <w:r w:rsidRPr="00F9382B">
        <w:t>— NO scikit-build-core</w:t>
      </w:r>
    </w:p>
    <w:p w14:paraId="51DA20A8" w14:textId="77777777" w:rsidR="00F9382B" w:rsidRPr="00F9382B" w:rsidRDefault="00F9382B" w:rsidP="00F9382B">
      <w:r w:rsidRPr="00F9382B">
        <w:t>— NO meson-python</w:t>
      </w:r>
    </w:p>
    <w:p w14:paraId="3823AA3E" w14:textId="77777777" w:rsidR="00F9382B" w:rsidRPr="00F9382B" w:rsidRDefault="00F9382B" w:rsidP="00F9382B">
      <w:r w:rsidRPr="00F9382B">
        <w:t>— NO PyPI build backend packages at all</w:t>
      </w:r>
    </w:p>
    <w:p w14:paraId="4B46E4DD" w14:textId="77777777" w:rsidR="00F9382B" w:rsidRPr="00F9382B" w:rsidRDefault="00F9382B" w:rsidP="00F9382B">
      <w:r w:rsidRPr="00F9382B">
        <w:pict w14:anchorId="7E1F53C9">
          <v:rect id="_x0000_i2171" style="width:0;height:1.5pt" o:hralign="center" o:hrstd="t" o:hr="t" fillcolor="#a0a0a0" stroked="f"/>
        </w:pict>
      </w:r>
    </w:p>
    <w:p w14:paraId="79C6D20A" w14:textId="77777777" w:rsidR="00F9382B" w:rsidRPr="00F9382B" w:rsidRDefault="00F9382B" w:rsidP="00F9382B">
      <w:pPr>
        <w:rPr>
          <w:b/>
          <w:bCs/>
        </w:rPr>
      </w:pPr>
      <w:r w:rsidRPr="00F9382B">
        <w:rPr>
          <w:b/>
          <w:bCs/>
        </w:rPr>
        <w:t>The Real Question This Raises</w:t>
      </w:r>
    </w:p>
    <w:p w14:paraId="5B74CF14" w14:textId="77777777" w:rsidR="00F9382B" w:rsidRPr="00F9382B" w:rsidRDefault="00F9382B" w:rsidP="00F9382B">
      <w:r w:rsidRPr="00F9382B">
        <w:t xml:space="preserve">The moment you remove all Python packaging backends, you are no longer doing pip install . — you are doing a </w:t>
      </w:r>
      <w:r w:rsidRPr="00F9382B">
        <w:rPr>
          <w:b/>
          <w:bCs/>
        </w:rPr>
        <w:t>manual build</w:t>
      </w:r>
      <w:r w:rsidRPr="00F9382B">
        <w:t>. Which means:</w:t>
      </w:r>
    </w:p>
    <w:p w14:paraId="2B391F70" w14:textId="77777777" w:rsidR="00F9382B" w:rsidRPr="00F9382B" w:rsidRDefault="00F9382B" w:rsidP="00F9382B">
      <w:r w:rsidRPr="00F9382B">
        <w:t>bash</w:t>
      </w:r>
    </w:p>
    <w:p w14:paraId="4977D81D" w14:textId="77777777" w:rsidR="00F9382B" w:rsidRPr="00F9382B" w:rsidRDefault="00F9382B" w:rsidP="00F9382B">
      <w:r w:rsidRPr="00F9382B">
        <w:t># Configure</w:t>
      </w:r>
    </w:p>
    <w:p w14:paraId="15AAB4DE" w14:textId="77777777" w:rsidR="00F9382B" w:rsidRPr="00F9382B" w:rsidRDefault="00F9382B" w:rsidP="00F9382B">
      <w:r w:rsidRPr="00F9382B">
        <w:t>cmake -G "MSYS Makefiles" -B build</w:t>
      </w:r>
    </w:p>
    <w:p w14:paraId="50E96471" w14:textId="77777777" w:rsidR="00F9382B" w:rsidRPr="00F9382B" w:rsidRDefault="00F9382B" w:rsidP="00F9382B"/>
    <w:p w14:paraId="24BF1AF2" w14:textId="77777777" w:rsidR="00F9382B" w:rsidRPr="00F9382B" w:rsidRDefault="00F9382B" w:rsidP="00F9382B">
      <w:r w:rsidRPr="00F9382B">
        <w:t># Build</w:t>
      </w:r>
    </w:p>
    <w:p w14:paraId="52796BDD" w14:textId="77777777" w:rsidR="00F9382B" w:rsidRPr="00F9382B" w:rsidRDefault="00F9382B" w:rsidP="00F9382B">
      <w:r w:rsidRPr="00F9382B">
        <w:t>cmake --build build</w:t>
      </w:r>
    </w:p>
    <w:p w14:paraId="172BCEBC" w14:textId="77777777" w:rsidR="00F9382B" w:rsidRPr="00F9382B" w:rsidRDefault="00F9382B" w:rsidP="00F9382B">
      <w:r w:rsidRPr="00F9382B">
        <w:t># or directly:</w:t>
      </w:r>
    </w:p>
    <w:p w14:paraId="06A6C6C9" w14:textId="77777777" w:rsidR="00F9382B" w:rsidRPr="00F9382B" w:rsidRDefault="00F9382B" w:rsidP="00F9382B">
      <w:r w:rsidRPr="00F9382B">
        <w:t>make -C build</w:t>
      </w:r>
    </w:p>
    <w:p w14:paraId="4724C13F" w14:textId="77777777" w:rsidR="00F9382B" w:rsidRPr="00F9382B" w:rsidRDefault="00F9382B" w:rsidP="00F9382B"/>
    <w:p w14:paraId="68165883" w14:textId="77777777" w:rsidR="00F9382B" w:rsidRPr="00F9382B" w:rsidRDefault="00F9382B" w:rsidP="00F9382B">
      <w:r w:rsidRPr="00F9382B">
        <w:t># Then manually copy the .so / .pyd into your Python environment</w:t>
      </w:r>
    </w:p>
    <w:p w14:paraId="3C4E967F" w14:textId="77777777" w:rsidR="00F9382B" w:rsidRPr="00F9382B" w:rsidRDefault="00F9382B" w:rsidP="00F9382B">
      <w:r w:rsidRPr="00F9382B">
        <w:t>This is completely valid. Many C extensions were built exactly this way before pyproject.toml existed. The tradeoff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488"/>
        <w:gridCol w:w="2092"/>
        <w:gridCol w:w="2944"/>
      </w:tblGrid>
      <w:tr w:rsidR="00F9382B" w:rsidRPr="00F9382B" w14:paraId="0C77EA0F" w14:textId="77777777">
        <w:trPr>
          <w:tblHeader/>
          <w:tblCellSpacing w:w="15" w:type="dxa"/>
        </w:trPr>
        <w:tc>
          <w:tcPr>
            <w:tcW w:w="0" w:type="auto"/>
            <w:vAlign w:val="center"/>
            <w:hideMark/>
          </w:tcPr>
          <w:p w14:paraId="2DF0581C" w14:textId="77777777" w:rsidR="00F9382B" w:rsidRPr="00F9382B" w:rsidRDefault="00F9382B" w:rsidP="00F9382B">
            <w:pPr>
              <w:rPr>
                <w:b/>
                <w:bCs/>
              </w:rPr>
            </w:pPr>
            <w:r w:rsidRPr="00F9382B">
              <w:rPr>
                <w:b/>
                <w:bCs/>
              </w:rPr>
              <w:t>Approach</w:t>
            </w:r>
          </w:p>
        </w:tc>
        <w:tc>
          <w:tcPr>
            <w:tcW w:w="0" w:type="auto"/>
            <w:vAlign w:val="center"/>
            <w:hideMark/>
          </w:tcPr>
          <w:p w14:paraId="7870F911" w14:textId="77777777" w:rsidR="00F9382B" w:rsidRPr="00F9382B" w:rsidRDefault="00F9382B" w:rsidP="00F9382B">
            <w:pPr>
              <w:rPr>
                <w:b/>
                <w:bCs/>
              </w:rPr>
            </w:pPr>
            <w:r w:rsidRPr="00F9382B">
              <w:rPr>
                <w:b/>
                <w:bCs/>
              </w:rPr>
              <w:t>pip installable</w:t>
            </w:r>
          </w:p>
        </w:tc>
        <w:tc>
          <w:tcPr>
            <w:tcW w:w="0" w:type="auto"/>
            <w:vAlign w:val="center"/>
            <w:hideMark/>
          </w:tcPr>
          <w:p w14:paraId="21100BA5" w14:textId="77777777" w:rsidR="00F9382B" w:rsidRPr="00F9382B" w:rsidRDefault="00F9382B" w:rsidP="00F9382B">
            <w:pPr>
              <w:rPr>
                <w:b/>
                <w:bCs/>
              </w:rPr>
            </w:pPr>
            <w:r w:rsidRPr="00F9382B">
              <w:rPr>
                <w:b/>
                <w:bCs/>
              </w:rPr>
              <w:t>Manual steps</w:t>
            </w:r>
          </w:p>
        </w:tc>
        <w:tc>
          <w:tcPr>
            <w:tcW w:w="0" w:type="auto"/>
            <w:vAlign w:val="center"/>
            <w:hideMark/>
          </w:tcPr>
          <w:p w14:paraId="7F9B8630" w14:textId="77777777" w:rsidR="00F9382B" w:rsidRPr="00F9382B" w:rsidRDefault="00F9382B" w:rsidP="00F9382B">
            <w:pPr>
              <w:rPr>
                <w:b/>
                <w:bCs/>
              </w:rPr>
            </w:pPr>
            <w:r w:rsidRPr="00F9382B">
              <w:rPr>
                <w:b/>
                <w:bCs/>
              </w:rPr>
              <w:t>PyPI dependencies</w:t>
            </w:r>
          </w:p>
        </w:tc>
      </w:tr>
      <w:tr w:rsidR="00F9382B" w:rsidRPr="00F9382B" w14:paraId="4F5F4659" w14:textId="77777777">
        <w:trPr>
          <w:tblCellSpacing w:w="15" w:type="dxa"/>
        </w:trPr>
        <w:tc>
          <w:tcPr>
            <w:tcW w:w="0" w:type="auto"/>
            <w:vAlign w:val="center"/>
            <w:hideMark/>
          </w:tcPr>
          <w:p w14:paraId="6F5AF66C" w14:textId="77777777" w:rsidR="00F9382B" w:rsidRPr="00F9382B" w:rsidRDefault="00F9382B" w:rsidP="00F9382B">
            <w:r w:rsidRPr="00F9382B">
              <w:t>meson-python</w:t>
            </w:r>
          </w:p>
        </w:tc>
        <w:tc>
          <w:tcPr>
            <w:tcW w:w="0" w:type="auto"/>
            <w:vAlign w:val="center"/>
            <w:hideMark/>
          </w:tcPr>
          <w:p w14:paraId="0FAC7730" w14:textId="77777777" w:rsidR="00F9382B" w:rsidRPr="00F9382B" w:rsidRDefault="00F9382B" w:rsidP="00F9382B">
            <w:r w:rsidRPr="00F9382B">
              <w:t>Yes</w:t>
            </w:r>
          </w:p>
        </w:tc>
        <w:tc>
          <w:tcPr>
            <w:tcW w:w="0" w:type="auto"/>
            <w:vAlign w:val="center"/>
            <w:hideMark/>
          </w:tcPr>
          <w:p w14:paraId="666519EB" w14:textId="77777777" w:rsidR="00F9382B" w:rsidRPr="00F9382B" w:rsidRDefault="00F9382B" w:rsidP="00F9382B">
            <w:r w:rsidRPr="00F9382B">
              <w:t>None</w:t>
            </w:r>
          </w:p>
        </w:tc>
        <w:tc>
          <w:tcPr>
            <w:tcW w:w="0" w:type="auto"/>
            <w:vAlign w:val="center"/>
            <w:hideMark/>
          </w:tcPr>
          <w:p w14:paraId="4FA03006" w14:textId="77777777" w:rsidR="00F9382B" w:rsidRPr="00F9382B" w:rsidRDefault="00F9382B" w:rsidP="00F9382B">
            <w:r w:rsidRPr="00F9382B">
              <w:t>meson, ninja, meson-python</w:t>
            </w:r>
          </w:p>
        </w:tc>
      </w:tr>
      <w:tr w:rsidR="00F9382B" w:rsidRPr="00F9382B" w14:paraId="6F2EF7C0" w14:textId="77777777">
        <w:trPr>
          <w:tblCellSpacing w:w="15" w:type="dxa"/>
        </w:trPr>
        <w:tc>
          <w:tcPr>
            <w:tcW w:w="0" w:type="auto"/>
            <w:vAlign w:val="center"/>
            <w:hideMark/>
          </w:tcPr>
          <w:p w14:paraId="151A9AF4" w14:textId="77777777" w:rsidR="00F9382B" w:rsidRPr="00F9382B" w:rsidRDefault="00F9382B" w:rsidP="00F9382B">
            <w:r w:rsidRPr="00F9382B">
              <w:t>scikit-build-core</w:t>
            </w:r>
          </w:p>
        </w:tc>
        <w:tc>
          <w:tcPr>
            <w:tcW w:w="0" w:type="auto"/>
            <w:vAlign w:val="center"/>
            <w:hideMark/>
          </w:tcPr>
          <w:p w14:paraId="38B73538" w14:textId="77777777" w:rsidR="00F9382B" w:rsidRPr="00F9382B" w:rsidRDefault="00F9382B" w:rsidP="00F9382B">
            <w:r w:rsidRPr="00F9382B">
              <w:t>Yes</w:t>
            </w:r>
          </w:p>
        </w:tc>
        <w:tc>
          <w:tcPr>
            <w:tcW w:w="0" w:type="auto"/>
            <w:vAlign w:val="center"/>
            <w:hideMark/>
          </w:tcPr>
          <w:p w14:paraId="6781701F" w14:textId="77777777" w:rsidR="00F9382B" w:rsidRPr="00F9382B" w:rsidRDefault="00F9382B" w:rsidP="00F9382B">
            <w:r w:rsidRPr="00F9382B">
              <w:t>None</w:t>
            </w:r>
          </w:p>
        </w:tc>
        <w:tc>
          <w:tcPr>
            <w:tcW w:w="0" w:type="auto"/>
            <w:vAlign w:val="center"/>
            <w:hideMark/>
          </w:tcPr>
          <w:p w14:paraId="6BB739BD" w14:textId="77777777" w:rsidR="00F9382B" w:rsidRPr="00F9382B" w:rsidRDefault="00F9382B" w:rsidP="00F9382B">
            <w:r w:rsidRPr="00F9382B">
              <w:t>cmake, ninja, scikit-build-core</w:t>
            </w:r>
          </w:p>
        </w:tc>
      </w:tr>
      <w:tr w:rsidR="00F9382B" w:rsidRPr="00F9382B" w14:paraId="6E95F1AE" w14:textId="77777777">
        <w:trPr>
          <w:tblCellSpacing w:w="15" w:type="dxa"/>
        </w:trPr>
        <w:tc>
          <w:tcPr>
            <w:tcW w:w="0" w:type="auto"/>
            <w:vAlign w:val="center"/>
            <w:hideMark/>
          </w:tcPr>
          <w:p w14:paraId="77E376C2" w14:textId="77777777" w:rsidR="00F9382B" w:rsidRPr="00F9382B" w:rsidRDefault="00F9382B" w:rsidP="00F9382B">
            <w:r w:rsidRPr="00F9382B">
              <w:t>Pure CMakeLists.txt</w:t>
            </w:r>
          </w:p>
        </w:tc>
        <w:tc>
          <w:tcPr>
            <w:tcW w:w="0" w:type="auto"/>
            <w:vAlign w:val="center"/>
            <w:hideMark/>
          </w:tcPr>
          <w:p w14:paraId="6C4FF3F9" w14:textId="77777777" w:rsidR="00F9382B" w:rsidRPr="00F9382B" w:rsidRDefault="00F9382B" w:rsidP="00F9382B">
            <w:r w:rsidRPr="00F9382B">
              <w:t>No</w:t>
            </w:r>
          </w:p>
        </w:tc>
        <w:tc>
          <w:tcPr>
            <w:tcW w:w="0" w:type="auto"/>
            <w:vAlign w:val="center"/>
            <w:hideMark/>
          </w:tcPr>
          <w:p w14:paraId="524F8F44" w14:textId="77777777" w:rsidR="00F9382B" w:rsidRPr="00F9382B" w:rsidRDefault="00F9382B" w:rsidP="00F9382B">
            <w:r w:rsidRPr="00F9382B">
              <w:t>cmake + make + copy</w:t>
            </w:r>
          </w:p>
        </w:tc>
        <w:tc>
          <w:tcPr>
            <w:tcW w:w="0" w:type="auto"/>
            <w:vAlign w:val="center"/>
            <w:hideMark/>
          </w:tcPr>
          <w:p w14:paraId="51380EA0" w14:textId="77777777" w:rsidR="00F9382B" w:rsidRPr="00F9382B" w:rsidRDefault="00F9382B" w:rsidP="00F9382B">
            <w:r w:rsidRPr="00F9382B">
              <w:t>None</w:t>
            </w:r>
          </w:p>
        </w:tc>
      </w:tr>
      <w:tr w:rsidR="00F9382B" w:rsidRPr="00F9382B" w14:paraId="374A2E3D" w14:textId="77777777">
        <w:trPr>
          <w:tblCellSpacing w:w="15" w:type="dxa"/>
        </w:trPr>
        <w:tc>
          <w:tcPr>
            <w:tcW w:w="0" w:type="auto"/>
            <w:vAlign w:val="center"/>
            <w:hideMark/>
          </w:tcPr>
          <w:p w14:paraId="09658D16" w14:textId="77777777" w:rsidR="00F9382B" w:rsidRPr="00F9382B" w:rsidRDefault="00F9382B" w:rsidP="00F9382B">
            <w:r w:rsidRPr="00F9382B">
              <w:t>Pure Makefile</w:t>
            </w:r>
          </w:p>
        </w:tc>
        <w:tc>
          <w:tcPr>
            <w:tcW w:w="0" w:type="auto"/>
            <w:vAlign w:val="center"/>
            <w:hideMark/>
          </w:tcPr>
          <w:p w14:paraId="17E235A0" w14:textId="77777777" w:rsidR="00F9382B" w:rsidRPr="00F9382B" w:rsidRDefault="00F9382B" w:rsidP="00F9382B">
            <w:r w:rsidRPr="00F9382B">
              <w:t>No</w:t>
            </w:r>
          </w:p>
        </w:tc>
        <w:tc>
          <w:tcPr>
            <w:tcW w:w="0" w:type="auto"/>
            <w:vAlign w:val="center"/>
            <w:hideMark/>
          </w:tcPr>
          <w:p w14:paraId="5C2FEA2E" w14:textId="77777777" w:rsidR="00F9382B" w:rsidRPr="00F9382B" w:rsidRDefault="00F9382B" w:rsidP="00F9382B">
            <w:r w:rsidRPr="00F9382B">
              <w:t>make + copy</w:t>
            </w:r>
          </w:p>
        </w:tc>
        <w:tc>
          <w:tcPr>
            <w:tcW w:w="0" w:type="auto"/>
            <w:vAlign w:val="center"/>
            <w:hideMark/>
          </w:tcPr>
          <w:p w14:paraId="3537C340" w14:textId="77777777" w:rsidR="00F9382B" w:rsidRPr="00F9382B" w:rsidRDefault="00F9382B" w:rsidP="00F9382B">
            <w:r w:rsidRPr="00F9382B">
              <w:t>None</w:t>
            </w:r>
          </w:p>
        </w:tc>
      </w:tr>
    </w:tbl>
    <w:p w14:paraId="33DCB8A5" w14:textId="77777777" w:rsidR="00F9382B" w:rsidRPr="00F9382B" w:rsidRDefault="00F9382B" w:rsidP="00F9382B">
      <w:r w:rsidRPr="00F9382B">
        <w:pict w14:anchorId="12DE4BC5">
          <v:rect id="_x0000_i2172" style="width:0;height:1.5pt" o:hralign="center" o:hrstd="t" o:hr="t" fillcolor="#a0a0a0" stroked="f"/>
        </w:pict>
      </w:r>
    </w:p>
    <w:p w14:paraId="35A46DA8" w14:textId="77777777" w:rsidR="00F9382B" w:rsidRPr="00F9382B" w:rsidRDefault="00F9382B" w:rsidP="00F9382B">
      <w:pPr>
        <w:rPr>
          <w:b/>
          <w:bCs/>
        </w:rPr>
      </w:pPr>
      <w:r w:rsidRPr="00F9382B">
        <w:rPr>
          <w:b/>
          <w:bCs/>
        </w:rPr>
        <w:t>Two Clean Options</w:t>
      </w:r>
    </w:p>
    <w:p w14:paraId="000F8619" w14:textId="77777777" w:rsidR="00F9382B" w:rsidRPr="00F9382B" w:rsidRDefault="00F9382B" w:rsidP="00F9382B">
      <w:pPr>
        <w:rPr>
          <w:b/>
          <w:bCs/>
        </w:rPr>
      </w:pPr>
      <w:r w:rsidRPr="00F9382B">
        <w:rPr>
          <w:b/>
          <w:bCs/>
        </w:rPr>
        <w:t>Option A — Pure CMakeLists.txt, no backend</w:t>
      </w:r>
    </w:p>
    <w:p w14:paraId="6E982C2B" w14:textId="77777777" w:rsidR="00F9382B" w:rsidRPr="00F9382B" w:rsidRDefault="00F9382B" w:rsidP="00F9382B">
      <w:r w:rsidRPr="00F9382B">
        <w:t>Just CMakeLists.txt. User runs cmake and make manually. Zero Python packaging dependencies.</w:t>
      </w:r>
    </w:p>
    <w:p w14:paraId="5EE36B93" w14:textId="77777777" w:rsidR="00F9382B" w:rsidRPr="00F9382B" w:rsidRDefault="00F9382B" w:rsidP="00F9382B">
      <w:pPr>
        <w:rPr>
          <w:b/>
          <w:bCs/>
        </w:rPr>
      </w:pPr>
      <w:r w:rsidRPr="00F9382B">
        <w:rPr>
          <w:b/>
          <w:bCs/>
        </w:rPr>
        <w:t>Option B — Handwritten Makefile</w:t>
      </w:r>
    </w:p>
    <w:p w14:paraId="55A2DAEA" w14:textId="77777777" w:rsidR="00F9382B" w:rsidRPr="00F9382B" w:rsidRDefault="00F9382B" w:rsidP="00F9382B">
      <w:r w:rsidRPr="00F9382B">
        <w:t>No CMake at all. A Makefile that calls the compiler directly, detects the platform, finds Python headers itself. Maximum control, zero dependencies.</w:t>
      </w:r>
    </w:p>
    <w:p w14:paraId="63B52E27" w14:textId="77777777" w:rsidR="00F9382B" w:rsidRPr="00F9382B" w:rsidRDefault="00F9382B" w:rsidP="00F9382B">
      <w:r w:rsidRPr="00F9382B">
        <w:lastRenderedPageBreak/>
        <w:pict w14:anchorId="750D80E1">
          <v:rect id="_x0000_i2173" style="width:0;height:1.5pt" o:hralign="center" o:hrstd="t" o:hr="t" fillcolor="#a0a0a0" stroked="f"/>
        </w:pict>
      </w:r>
    </w:p>
    <w:p w14:paraId="38B884A1" w14:textId="77777777" w:rsidR="00F9382B" w:rsidRPr="00F9382B" w:rsidRDefault="00F9382B" w:rsidP="00F9382B">
      <w:pPr>
        <w:rPr>
          <w:b/>
          <w:bCs/>
        </w:rPr>
      </w:pPr>
      <w:r w:rsidRPr="00F9382B">
        <w:rPr>
          <w:b/>
          <w:bCs/>
        </w:rPr>
        <w:t>Which do you want?</w:t>
      </w:r>
    </w:p>
    <w:p w14:paraId="19C4F500" w14:textId="77777777" w:rsidR="00F9382B" w:rsidRPr="00F9382B" w:rsidRDefault="00F9382B" w:rsidP="002F0099">
      <w:pPr>
        <w:numPr>
          <w:ilvl w:val="0"/>
          <w:numId w:val="10"/>
        </w:numPr>
      </w:pPr>
      <w:r w:rsidRPr="00F9382B">
        <w:rPr>
          <w:b/>
          <w:bCs/>
        </w:rPr>
        <w:t>Option A</w:t>
      </w:r>
      <w:r w:rsidRPr="00F9382B">
        <w:t xml:space="preserve"> — CMakeLists.txt only, manual cmake + make workflow</w:t>
      </w:r>
    </w:p>
    <w:p w14:paraId="33F7B2AE" w14:textId="77777777" w:rsidR="00F9382B" w:rsidRPr="00F9382B" w:rsidRDefault="00F9382B" w:rsidP="002F0099">
      <w:pPr>
        <w:numPr>
          <w:ilvl w:val="0"/>
          <w:numId w:val="10"/>
        </w:numPr>
      </w:pPr>
      <w:r w:rsidRPr="00F9382B">
        <w:rPr>
          <w:b/>
          <w:bCs/>
        </w:rPr>
        <w:t>Option B</w:t>
      </w:r>
      <w:r w:rsidRPr="00F9382B">
        <w:t xml:space="preserve"> — Pure handwritten Makefile, no CMake at all</w:t>
      </w:r>
    </w:p>
    <w:p w14:paraId="408E8119" w14:textId="77777777" w:rsidR="00F9382B" w:rsidRPr="00F9382B" w:rsidRDefault="00F9382B" w:rsidP="002F0099">
      <w:pPr>
        <w:numPr>
          <w:ilvl w:val="0"/>
          <w:numId w:val="10"/>
        </w:numPr>
      </w:pPr>
      <w:r w:rsidRPr="00F9382B">
        <w:rPr>
          <w:b/>
          <w:bCs/>
        </w:rPr>
        <w:t>Both</w:t>
      </w:r>
      <w:r w:rsidRPr="00F9382B">
        <w:t xml:space="preserve"> — one for each use case</w:t>
      </w:r>
    </w:p>
    <w:p w14:paraId="35FB654A" w14:textId="77777777" w:rsidR="00F9382B" w:rsidRPr="00F9382B" w:rsidRDefault="00F9382B" w:rsidP="00F9382B">
      <w:r w:rsidRPr="00F9382B">
        <w:t>Option A but before that, it means we are no longer on pip ecosystem to buidl package but a rather older system of building, compiling and linking C language files, I think. Let us ponder on that. If we are backtracking no use.</w:t>
      </w:r>
    </w:p>
    <w:p w14:paraId="08698D1F" w14:textId="77777777" w:rsidR="00F9382B" w:rsidRPr="00F9382B" w:rsidRDefault="00F9382B" w:rsidP="00F9382B">
      <w:r w:rsidRPr="00F9382B">
        <w:t>You are thinking about this exactly right. Let me lay it out honestly.</w:t>
      </w:r>
    </w:p>
    <w:p w14:paraId="54578B71" w14:textId="77777777" w:rsidR="00F9382B" w:rsidRPr="00F9382B" w:rsidRDefault="00F9382B" w:rsidP="00F9382B">
      <w:r w:rsidRPr="00F9382B">
        <w:pict w14:anchorId="22164069">
          <v:rect id="_x0000_i2174" style="width:0;height:1.5pt" o:hralign="center" o:hrstd="t" o:hr="t" fillcolor="#a0a0a0" stroked="f"/>
        </w:pict>
      </w:r>
    </w:p>
    <w:p w14:paraId="3D8D5C32" w14:textId="77777777" w:rsidR="00F9382B" w:rsidRPr="00F9382B" w:rsidRDefault="00F9382B" w:rsidP="00F9382B">
      <w:pPr>
        <w:rPr>
          <w:b/>
          <w:bCs/>
        </w:rPr>
      </w:pPr>
      <w:r w:rsidRPr="00F9382B">
        <w:rPr>
          <w:b/>
          <w:bCs/>
        </w:rPr>
        <w:t>What You Would Be Giving Up</w:t>
      </w:r>
    </w:p>
    <w:p w14:paraId="7316C473" w14:textId="77777777" w:rsidR="00F9382B" w:rsidRPr="00F9382B" w:rsidRDefault="00F9382B" w:rsidP="00F9382B">
      <w:r w:rsidRPr="00F9382B">
        <w:t>pip install . is not just convenience — it does several things automatically:</w:t>
      </w:r>
    </w:p>
    <w:p w14:paraId="4B7B6B42" w14:textId="77777777" w:rsidR="00F9382B" w:rsidRPr="00F9382B" w:rsidRDefault="00F9382B" w:rsidP="00F9382B">
      <w:r w:rsidRPr="00F9382B">
        <w:t>pip install .</w:t>
      </w:r>
    </w:p>
    <w:p w14:paraId="58CEAA00"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compiles hwrng.c with correct Python header paths</w:t>
      </w:r>
    </w:p>
    <w:p w14:paraId="0B5CB8D7"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links against correct Python ABI</w:t>
      </w:r>
    </w:p>
    <w:p w14:paraId="7F2BC6BA"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names the output correctly</w:t>
      </w:r>
    </w:p>
    <w:p w14:paraId="4D73B75E" w14:textId="77777777" w:rsidR="00F9382B" w:rsidRPr="00F9382B" w:rsidRDefault="00F9382B" w:rsidP="00F9382B">
      <w:r w:rsidRPr="00F9382B">
        <w:t xml:space="preserve">    │       hwrng.cpython-314-x86_64-linux-gnu.so  (Linux)</w:t>
      </w:r>
    </w:p>
    <w:p w14:paraId="6B4E7D45" w14:textId="77777777" w:rsidR="00F9382B" w:rsidRPr="00F9382B" w:rsidRDefault="00F9382B" w:rsidP="00F9382B">
      <w:r w:rsidRPr="00F9382B">
        <w:t xml:space="preserve">    │       hwrng.cp314-win_amd64.pyd               (Windows)</w:t>
      </w:r>
    </w:p>
    <w:p w14:paraId="3D289E07"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places it in the correct site-packages directory</w:t>
      </w:r>
    </w:p>
    <w:p w14:paraId="5A4343FD"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registers it so `import hwrng` works immediately</w:t>
      </w:r>
    </w:p>
    <w:p w14:paraId="61942BC2" w14:textId="77777777" w:rsidR="00F9382B" w:rsidRPr="00F9382B" w:rsidRDefault="00F9382B" w:rsidP="00F9382B">
      <w:r w:rsidRPr="00F9382B">
        <w:t xml:space="preserve">    └── `pip uninstall hwrng` cleanly removes it</w:t>
      </w:r>
    </w:p>
    <w:p w14:paraId="0C5F8C11" w14:textId="77777777" w:rsidR="00F9382B" w:rsidRPr="00F9382B" w:rsidRDefault="00F9382B" w:rsidP="00F9382B">
      <w:r w:rsidRPr="00F9382B">
        <w:t>With pure CMake + Makefile and no backend:</w:t>
      </w:r>
    </w:p>
    <w:p w14:paraId="488D32CE" w14:textId="77777777" w:rsidR="00F9382B" w:rsidRPr="00F9382B" w:rsidRDefault="00F9382B" w:rsidP="00F9382B">
      <w:r w:rsidRPr="00F9382B">
        <w:t>cmake -G "MSYS Makefiles" -B build &amp;&amp; make -C build</w:t>
      </w:r>
    </w:p>
    <w:p w14:paraId="6BE2DF60"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compiles correctly  </w:t>
      </w:r>
      <w:r w:rsidRPr="00F9382B">
        <w:rPr>
          <w:rFonts w:ascii="Aptos" w:hAnsi="Aptos" w:cs="Aptos"/>
        </w:rPr>
        <w:t>✓</w:t>
      </w:r>
    </w:p>
    <w:p w14:paraId="79A05E35"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links correctly     </w:t>
      </w:r>
      <w:r w:rsidRPr="00F9382B">
        <w:rPr>
          <w:rFonts w:ascii="Aptos" w:hAnsi="Aptos" w:cs="Aptos"/>
        </w:rPr>
        <w:t>✓</w:t>
      </w:r>
    </w:p>
    <w:p w14:paraId="184B0CAB"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names correctly     </w:t>
      </w:r>
      <w:r w:rsidRPr="00F9382B">
        <w:rPr>
          <w:rFonts w:ascii="Aptos" w:hAnsi="Aptos" w:cs="Aptos"/>
        </w:rPr>
        <w:t>✓</w:t>
      </w:r>
      <w:r w:rsidRPr="00F9382B">
        <w:t xml:space="preserve"> (WITH_SOABI handles this)</w:t>
      </w:r>
    </w:p>
    <w:p w14:paraId="1231C7E0"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places it correctly </w:t>
      </w:r>
      <w:r w:rsidRPr="00F9382B">
        <w:rPr>
          <w:rFonts w:ascii="Segoe UI Symbol" w:hAnsi="Segoe UI Symbol" w:cs="Segoe UI Symbol"/>
        </w:rPr>
        <w:t>✗</w:t>
      </w:r>
      <w:r w:rsidRPr="00F9382B">
        <w:t xml:space="preserve">  you copy it manually</w:t>
      </w:r>
    </w:p>
    <w:p w14:paraId="1ACDA85B"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r w:rsidRPr="00F9382B">
        <w:t xml:space="preserve"> import hwrng works  </w:t>
      </w:r>
      <w:r w:rsidRPr="00F9382B">
        <w:rPr>
          <w:rFonts w:ascii="Segoe UI Symbol" w:hAnsi="Segoe UI Symbol" w:cs="Segoe UI Symbol"/>
        </w:rPr>
        <w:t>✗</w:t>
      </w:r>
      <w:r w:rsidRPr="00F9382B">
        <w:t xml:space="preserve">  only if copied to right place</w:t>
      </w:r>
    </w:p>
    <w:p w14:paraId="5EC06593" w14:textId="77777777" w:rsidR="00F9382B" w:rsidRPr="00F9382B" w:rsidRDefault="00F9382B" w:rsidP="00F9382B">
      <w:r w:rsidRPr="00F9382B">
        <w:t xml:space="preserve">    └── pip uninstall       </w:t>
      </w:r>
      <w:r w:rsidRPr="00F9382B">
        <w:rPr>
          <w:rFonts w:ascii="Segoe UI Symbol" w:hAnsi="Segoe UI Symbol" w:cs="Segoe UI Symbol"/>
        </w:rPr>
        <w:t>✗</w:t>
      </w:r>
      <w:r w:rsidRPr="00F9382B">
        <w:t xml:space="preserve">  pip has no record of it</w:t>
      </w:r>
    </w:p>
    <w:p w14:paraId="1605B34A" w14:textId="77777777" w:rsidR="00F9382B" w:rsidRPr="00F9382B" w:rsidRDefault="00F9382B" w:rsidP="00F9382B">
      <w:r w:rsidRPr="00F9382B">
        <w:pict w14:anchorId="4AB1BB9C">
          <v:rect id="_x0000_i2175" style="width:0;height:1.5pt" o:hralign="center" o:hrstd="t" o:hr="t" fillcolor="#a0a0a0" stroked="f"/>
        </w:pict>
      </w:r>
    </w:p>
    <w:p w14:paraId="73BBCD29" w14:textId="77777777" w:rsidR="00F9382B" w:rsidRPr="00F9382B" w:rsidRDefault="00F9382B" w:rsidP="00F9382B">
      <w:pPr>
        <w:rPr>
          <w:b/>
          <w:bCs/>
        </w:rPr>
      </w:pPr>
      <w:r w:rsidRPr="00F9382B">
        <w:rPr>
          <w:b/>
          <w:bCs/>
        </w:rPr>
        <w:t>The Real Backtrack Question</w:t>
      </w:r>
    </w:p>
    <w:p w14:paraId="06BA8F57" w14:textId="77777777" w:rsidR="00F9382B" w:rsidRPr="00F9382B" w:rsidRDefault="00F9382B" w:rsidP="00F9382B">
      <w:r w:rsidRPr="00F9382B">
        <w:t>The actual question is not CMake vs Meson. It is:</w:t>
      </w:r>
    </w:p>
    <w:p w14:paraId="3E19B062" w14:textId="77777777" w:rsidR="00F9382B" w:rsidRPr="00F9382B" w:rsidRDefault="00F9382B" w:rsidP="00F9382B">
      <w:r w:rsidRPr="00F9382B">
        <w:t>Do you want hwrng to be a proper Python package</w:t>
      </w:r>
    </w:p>
    <w:p w14:paraId="7A9066C8" w14:textId="77777777" w:rsidR="00F9382B" w:rsidRPr="00F9382B" w:rsidRDefault="00F9382B" w:rsidP="00F9382B">
      <w:r w:rsidRPr="00F9382B">
        <w:t>that users install via pip?</w:t>
      </w:r>
    </w:p>
    <w:p w14:paraId="10C3F5EE" w14:textId="77777777" w:rsidR="00F9382B" w:rsidRPr="00F9382B" w:rsidRDefault="00F9382B" w:rsidP="00F9382B"/>
    <w:p w14:paraId="48BE54E5" w14:textId="77777777" w:rsidR="00F9382B" w:rsidRPr="00F9382B" w:rsidRDefault="00F9382B" w:rsidP="00F9382B">
      <w:r w:rsidRPr="00F9382B">
        <w:t xml:space="preserve">        YES                         NO</w:t>
      </w:r>
    </w:p>
    <w:p w14:paraId="48CBC030" w14:textId="77777777" w:rsidR="00F9382B" w:rsidRPr="00F9382B" w:rsidRDefault="00F9382B" w:rsidP="00F9382B">
      <w:r w:rsidRPr="00F9382B">
        <w:lastRenderedPageBreak/>
        <w:t xml:space="preserve">         ↓                           ↓</w:t>
      </w:r>
    </w:p>
    <w:p w14:paraId="4B98D9F6" w14:textId="77777777" w:rsidR="00F9382B" w:rsidRPr="00F9382B" w:rsidRDefault="00F9382B" w:rsidP="00F9382B">
      <w:r w:rsidRPr="00F9382B">
        <w:t>You need a PEP 517 backend    Pure CMake + Makefile</w:t>
      </w:r>
    </w:p>
    <w:p w14:paraId="41EE9B1E" w14:textId="77777777" w:rsidR="00F9382B" w:rsidRPr="00F9382B" w:rsidRDefault="00F9382B" w:rsidP="00F9382B">
      <w:r w:rsidRPr="00F9382B">
        <w:t>meson-python or               is perfectly fine —</w:t>
      </w:r>
    </w:p>
    <w:p w14:paraId="79C1A530" w14:textId="77777777" w:rsidR="00F9382B" w:rsidRPr="00F9382B" w:rsidRDefault="00F9382B" w:rsidP="00F9382B">
      <w:r w:rsidRPr="00F9382B">
        <w:t>scikit-build-core             it is a build tool,</w:t>
      </w:r>
    </w:p>
    <w:p w14:paraId="14EB13BB" w14:textId="77777777" w:rsidR="00F9382B" w:rsidRPr="00F9382B" w:rsidRDefault="00F9382B" w:rsidP="00F9382B">
      <w:r w:rsidRPr="00F9382B">
        <w:t>— no way around this          not a package</w:t>
      </w:r>
    </w:p>
    <w:p w14:paraId="1960B8FD" w14:textId="77777777" w:rsidR="00F9382B" w:rsidRPr="00F9382B" w:rsidRDefault="00F9382B" w:rsidP="00F9382B">
      <w:r w:rsidRPr="00F9382B">
        <w:t>These are two genuinely different use cases:</w:t>
      </w:r>
    </w:p>
    <w:p w14:paraId="2EA58366" w14:textId="77777777" w:rsidR="00F9382B" w:rsidRPr="00F9382B" w:rsidRDefault="00F9382B" w:rsidP="00F9382B">
      <w:r w:rsidRPr="00F9382B">
        <w:rPr>
          <w:b/>
          <w:bCs/>
        </w:rPr>
        <w:t>Case 1 — hwrng is a library others will install:</w:t>
      </w:r>
    </w:p>
    <w:p w14:paraId="1EAEB075" w14:textId="77777777" w:rsidR="00F9382B" w:rsidRPr="00F9382B" w:rsidRDefault="00F9382B" w:rsidP="00F9382B">
      <w:r w:rsidRPr="00F9382B">
        <w:t>bash</w:t>
      </w:r>
    </w:p>
    <w:p w14:paraId="2EB42829" w14:textId="77777777" w:rsidR="00F9382B" w:rsidRPr="00F9382B" w:rsidRDefault="00F9382B" w:rsidP="00F9382B">
      <w:r w:rsidRPr="00F9382B">
        <w:t>pip install hwrng        # from PyPI</w:t>
      </w:r>
    </w:p>
    <w:p w14:paraId="50757473" w14:textId="77777777" w:rsidR="00F9382B" w:rsidRPr="00F9382B" w:rsidRDefault="00F9382B" w:rsidP="00F9382B">
      <w:r w:rsidRPr="00F9382B">
        <w:t>pip install .            # from source</w:t>
      </w:r>
    </w:p>
    <w:p w14:paraId="45014B86" w14:textId="77777777" w:rsidR="00F9382B" w:rsidRPr="00F9382B" w:rsidRDefault="00F9382B" w:rsidP="00F9382B">
      <w:r w:rsidRPr="00F9382B">
        <w:t>Here meson-python or scikit-build-core is not optional overhead — it is the correct tool for the job.</w:t>
      </w:r>
    </w:p>
    <w:p w14:paraId="5DBB3529" w14:textId="77777777" w:rsidR="00F9382B" w:rsidRPr="00F9382B" w:rsidRDefault="00F9382B" w:rsidP="00F9382B">
      <w:r w:rsidRPr="00F9382B">
        <w:rPr>
          <w:b/>
          <w:bCs/>
        </w:rPr>
        <w:t>Case 2 — hwrng is your own tool you build once and use locally:</w:t>
      </w:r>
    </w:p>
    <w:p w14:paraId="71F34BCB" w14:textId="77777777" w:rsidR="00F9382B" w:rsidRPr="00F9382B" w:rsidRDefault="00F9382B" w:rsidP="00F9382B">
      <w:r w:rsidRPr="00F9382B">
        <w:t>bash</w:t>
      </w:r>
    </w:p>
    <w:p w14:paraId="1DAFAC26" w14:textId="77777777" w:rsidR="00F9382B" w:rsidRPr="00F9382B" w:rsidRDefault="00F9382B" w:rsidP="00F9382B">
      <w:r w:rsidRPr="00F9382B">
        <w:t>cmake -G "MSYS Makefiles" -B build</w:t>
      </w:r>
    </w:p>
    <w:p w14:paraId="776BFBF4" w14:textId="77777777" w:rsidR="00F9382B" w:rsidRPr="00F9382B" w:rsidRDefault="00F9382B" w:rsidP="00F9382B">
      <w:r w:rsidRPr="00F9382B">
        <w:t>make -C build</w:t>
      </w:r>
    </w:p>
    <w:p w14:paraId="04ADAACB" w14:textId="77777777" w:rsidR="00F9382B" w:rsidRPr="00F9382B" w:rsidRDefault="00F9382B" w:rsidP="00F9382B">
      <w:r w:rsidRPr="00F9382B">
        <w:t>cp build/hwrng*.so ~/.local/lib/python3.14/site-packages/</w:t>
      </w:r>
    </w:p>
    <w:p w14:paraId="157DD7A2" w14:textId="77777777" w:rsidR="00F9382B" w:rsidRPr="00F9382B" w:rsidRDefault="00F9382B" w:rsidP="00F9382B">
      <w:r w:rsidRPr="00F9382B">
        <w:t>Here a PEP 517 backend adds zero value. Pure CMake is cleaner.</w:t>
      </w:r>
    </w:p>
    <w:p w14:paraId="17C629EF" w14:textId="77777777" w:rsidR="00F9382B" w:rsidRPr="00F9382B" w:rsidRDefault="00F9382B" w:rsidP="00F9382B">
      <w:r w:rsidRPr="00F9382B">
        <w:pict w14:anchorId="1F7723BE">
          <v:rect id="_x0000_i2176" style="width:0;height:1.5pt" o:hralign="center" o:hrstd="t" o:hr="t" fillcolor="#a0a0a0" stroked="f"/>
        </w:pict>
      </w:r>
    </w:p>
    <w:p w14:paraId="284385A0" w14:textId="77777777" w:rsidR="00F9382B" w:rsidRPr="00F9382B" w:rsidRDefault="00F9382B" w:rsidP="00F9382B">
      <w:pPr>
        <w:rPr>
          <w:b/>
          <w:bCs/>
        </w:rPr>
      </w:pPr>
      <w:r w:rsidRPr="00F9382B">
        <w:rPr>
          <w:b/>
          <w:bCs/>
        </w:rPr>
        <w:t>Honest Assessment</w:t>
      </w:r>
    </w:p>
    <w:p w14:paraId="416A0FC2" w14:textId="77777777" w:rsidR="00F9382B" w:rsidRPr="00F9382B" w:rsidRDefault="00F9382B" w:rsidP="00F9382B">
      <w:r w:rsidRPr="00F9382B">
        <w:t>You are not backtracking — you are clarifying what the actual goal is. The MSYS2 edge case that started this thread is only a real problem if hwrng needs to be pip-installable on MSYS2.</w:t>
      </w:r>
    </w:p>
    <w:p w14:paraId="1CEB6E01" w14:textId="77777777" w:rsidR="00F9382B" w:rsidRPr="00F9382B" w:rsidRDefault="00F9382B" w:rsidP="00F9382B">
      <w:r w:rsidRPr="00F9382B">
        <w:t>If the answer is:</w:t>
      </w:r>
    </w:p>
    <w:p w14:paraId="0EE7DEC1" w14:textId="77777777" w:rsidR="00F9382B" w:rsidRPr="00F9382B" w:rsidRDefault="00F9382B" w:rsidP="002F0099">
      <w:pPr>
        <w:numPr>
          <w:ilvl w:val="0"/>
          <w:numId w:val="11"/>
        </w:numPr>
      </w:pPr>
      <w:r w:rsidRPr="00F9382B">
        <w:rPr>
          <w:b/>
          <w:bCs/>
        </w:rPr>
        <w:t>pip installable by others</w:t>
      </w:r>
      <w:r w:rsidRPr="00F9382B">
        <w:t xml:space="preserve"> → keep meson-python, document the MSYS2 pacman steps, it is already solved</w:t>
      </w:r>
    </w:p>
    <w:p w14:paraId="7059430A" w14:textId="77777777" w:rsidR="00F9382B" w:rsidRPr="00F9382B" w:rsidRDefault="00F9382B" w:rsidP="002F0099">
      <w:pPr>
        <w:numPr>
          <w:ilvl w:val="0"/>
          <w:numId w:val="11"/>
        </w:numPr>
      </w:pPr>
      <w:r w:rsidRPr="00F9382B">
        <w:rPr>
          <w:b/>
          <w:bCs/>
        </w:rPr>
        <w:t>personal build tool</w:t>
      </w:r>
      <w:r w:rsidRPr="00F9382B">
        <w:t xml:space="preserve"> → pure CMakeLists.txt, no backend, full control, zero PyPI dependencies for building</w:t>
      </w:r>
    </w:p>
    <w:p w14:paraId="2B6DC7ED" w14:textId="77777777" w:rsidR="00F9382B" w:rsidRPr="00F9382B" w:rsidRDefault="00F9382B" w:rsidP="00F9382B">
      <w:r w:rsidRPr="00F9382B">
        <w:t>Which of these matches what hwrng actually is?</w:t>
      </w:r>
    </w:p>
    <w:p w14:paraId="2D9B9B27" w14:textId="77777777" w:rsidR="00F9382B" w:rsidRPr="00F9382B" w:rsidRDefault="00F9382B" w:rsidP="00F9382B">
      <w:r w:rsidRPr="00F9382B">
        <w:t>This makes all the difference:</w:t>
      </w:r>
    </w:p>
    <w:p w14:paraId="459BE8A8" w14:textId="77777777" w:rsidR="00F9382B" w:rsidRPr="00F9382B" w:rsidRDefault="00F9382B" w:rsidP="00F9382B">
      <w:r w:rsidRPr="00F9382B">
        <w:t>cp build/hwrng*.so ~/.local/lib/python3.14/site-packages/</w:t>
      </w:r>
    </w:p>
    <w:p w14:paraId="0939456F" w14:textId="77777777" w:rsidR="00F9382B" w:rsidRPr="00F9382B" w:rsidRDefault="00F9382B" w:rsidP="00F9382B">
      <w:r w:rsidRPr="00F9382B">
        <w:t>It will be accessed using ctype or cffi, adding another layer, instead of simply import hwrng!</w:t>
      </w:r>
    </w:p>
    <w:p w14:paraId="752962FA" w14:textId="77777777" w:rsidR="00F9382B" w:rsidRPr="00F9382B" w:rsidRDefault="00F9382B" w:rsidP="00F9382B">
      <w:r w:rsidRPr="00F9382B">
        <w:t>Yes — this is a fundamental distinction that changes everything. Let me be precise about why.</w:t>
      </w:r>
    </w:p>
    <w:p w14:paraId="4FC6FEBD" w14:textId="77777777" w:rsidR="00F9382B" w:rsidRPr="00F9382B" w:rsidRDefault="00F9382B" w:rsidP="00F9382B">
      <w:r w:rsidRPr="00F9382B">
        <w:pict w14:anchorId="38A30238">
          <v:rect id="_x0000_i2177" style="width:0;height:1.5pt" o:hralign="center" o:hrstd="t" o:hr="t" fillcolor="#a0a0a0" stroked="f"/>
        </w:pict>
      </w:r>
    </w:p>
    <w:p w14:paraId="2027847C" w14:textId="77777777" w:rsidR="00F9382B" w:rsidRPr="00F9382B" w:rsidRDefault="00F9382B" w:rsidP="00F9382B">
      <w:pPr>
        <w:rPr>
          <w:b/>
          <w:bCs/>
        </w:rPr>
      </w:pPr>
      <w:r w:rsidRPr="00F9382B">
        <w:rPr>
          <w:b/>
          <w:bCs/>
        </w:rPr>
        <w:t>Why the Copy Breaks import hwrng</w:t>
      </w:r>
    </w:p>
    <w:p w14:paraId="27124B23" w14:textId="77777777" w:rsidR="00F9382B" w:rsidRPr="00F9382B" w:rsidRDefault="00F9382B" w:rsidP="00F9382B">
      <w:r w:rsidRPr="00F9382B">
        <w:t xml:space="preserve">What you copied is a </w:t>
      </w:r>
      <w:r w:rsidRPr="00F9382B">
        <w:rPr>
          <w:b/>
          <w:bCs/>
        </w:rPr>
        <w:t>Python extension module</w:t>
      </w:r>
      <w:r w:rsidRPr="00F9382B">
        <w:t xml:space="preserve"> — it was compiled with PyInit_hwrng, PyMethodDef, PyModuleDef — the entire Python C API structure. It is not a plain C shared library.</w:t>
      </w:r>
    </w:p>
    <w:p w14:paraId="03D93923" w14:textId="77777777" w:rsidR="00F9382B" w:rsidRPr="00F9382B" w:rsidRDefault="00F9382B" w:rsidP="00F9382B">
      <w:r w:rsidRPr="00F9382B">
        <w:t>hwrng.c has:</w:t>
      </w:r>
    </w:p>
    <w:p w14:paraId="3F71A8C4" w14:textId="77777777" w:rsidR="00F9382B" w:rsidRPr="00F9382B" w:rsidRDefault="00F9382B" w:rsidP="00F9382B">
      <w:r w:rsidRPr="00F9382B">
        <w:lastRenderedPageBreak/>
        <w:t xml:space="preserve">    PyMODINIT_FUNC PyInit_hwrng(void)  ← Python import machinery entry point</w:t>
      </w:r>
    </w:p>
    <w:p w14:paraId="066431C3" w14:textId="77777777" w:rsidR="00F9382B" w:rsidRPr="00F9382B" w:rsidRDefault="00F9382B" w:rsidP="00F9382B">
      <w:r w:rsidRPr="00F9382B">
        <w:t xml:space="preserve">    PyMethodDef methods[]              ← Python-callable function table</w:t>
      </w:r>
    </w:p>
    <w:p w14:paraId="4CD5AF0D" w14:textId="77777777" w:rsidR="00F9382B" w:rsidRPr="00F9382B" w:rsidRDefault="00F9382B" w:rsidP="00F9382B">
      <w:r w:rsidRPr="00F9382B">
        <w:t xml:space="preserve">    PyModuleDef module                 ← Python module descriptor</w:t>
      </w:r>
    </w:p>
    <w:p w14:paraId="3CA95BD1" w14:textId="77777777" w:rsidR="00F9382B" w:rsidRPr="00F9382B" w:rsidRDefault="00F9382B" w:rsidP="00F9382B"/>
    <w:p w14:paraId="48342F73" w14:textId="77777777" w:rsidR="00F9382B" w:rsidRPr="00F9382B" w:rsidRDefault="00F9382B" w:rsidP="00F9382B">
      <w:r w:rsidRPr="00F9382B">
        <w:t>This means:</w:t>
      </w:r>
    </w:p>
    <w:p w14:paraId="150D3668" w14:textId="77777777" w:rsidR="00F9382B" w:rsidRPr="00F9382B" w:rsidRDefault="00F9382B" w:rsidP="00F9382B">
      <w:r w:rsidRPr="00F9382B">
        <w:t xml:space="preserve">    import hwrng          ← works IF .so is in site-packages with correct name</w:t>
      </w:r>
    </w:p>
    <w:p w14:paraId="36ECEF46" w14:textId="77777777" w:rsidR="00F9382B" w:rsidRPr="00F9382B" w:rsidRDefault="00F9382B" w:rsidP="00F9382B">
      <w:r w:rsidRPr="00F9382B">
        <w:t xml:space="preserve">    hwrng.has_rdseed()    ← works directly as Python function</w:t>
      </w:r>
    </w:p>
    <w:p w14:paraId="3AA432D0" w14:textId="77777777" w:rsidR="00F9382B" w:rsidRPr="00F9382B" w:rsidRDefault="00F9382B" w:rsidP="00F9382B">
      <w:r w:rsidRPr="00F9382B">
        <w:t xml:space="preserve">    hwrng.rdseed_raw_bytes(64)  ← works directly</w:t>
      </w:r>
    </w:p>
    <w:p w14:paraId="483E1BFF" w14:textId="77777777" w:rsidR="00F9382B" w:rsidRPr="00F9382B" w:rsidRDefault="00F9382B" w:rsidP="00F9382B"/>
    <w:p w14:paraId="11C4D597" w14:textId="77777777" w:rsidR="00F9382B" w:rsidRPr="00F9382B" w:rsidRDefault="00F9382B" w:rsidP="00F9382B">
      <w:r w:rsidRPr="00F9382B">
        <w:t>NOT:</w:t>
      </w:r>
    </w:p>
    <w:p w14:paraId="4742AE10" w14:textId="77777777" w:rsidR="00F9382B" w:rsidRPr="00F9382B" w:rsidRDefault="00F9382B" w:rsidP="00F9382B">
      <w:r w:rsidRPr="00F9382B">
        <w:t xml:space="preserve">    ctypes.CDLL("hwrng.so")   ← wrong — this is for plain C libraries</w:t>
      </w:r>
    </w:p>
    <w:p w14:paraId="641C7C18" w14:textId="77777777" w:rsidR="00F9382B" w:rsidRPr="00F9382B" w:rsidRDefault="00F9382B" w:rsidP="00F9382B">
      <w:r w:rsidRPr="00F9382B">
        <w:t xml:space="preserve">    cffi                       ← wrong — same reason</w:t>
      </w:r>
    </w:p>
    <w:p w14:paraId="33D18E38" w14:textId="77777777" w:rsidR="00F9382B" w:rsidRPr="00F9382B" w:rsidRDefault="00F9382B" w:rsidP="00F9382B">
      <w:r w:rsidRPr="00F9382B">
        <w:pict w14:anchorId="60990226">
          <v:rect id="_x0000_i2178" style="width:0;height:1.5pt" o:hralign="center" o:hrstd="t" o:hr="t" fillcolor="#a0a0a0" stroked="f"/>
        </w:pict>
      </w:r>
    </w:p>
    <w:p w14:paraId="0949CA98" w14:textId="77777777" w:rsidR="00F9382B" w:rsidRPr="00F9382B" w:rsidRDefault="00F9382B" w:rsidP="00F9382B">
      <w:pPr>
        <w:rPr>
          <w:b/>
          <w:bCs/>
        </w:rPr>
      </w:pPr>
      <w:r w:rsidRPr="00F9382B">
        <w:rPr>
          <w:b/>
          <w:bCs/>
        </w:rPr>
        <w:t>So The Copy Actually Does Work — With One Condition</w:t>
      </w:r>
    </w:p>
    <w:p w14:paraId="6EEDF14C" w14:textId="77777777" w:rsidR="00F9382B" w:rsidRPr="00F9382B" w:rsidRDefault="00F9382B" w:rsidP="00F9382B">
      <w:r w:rsidRPr="00F9382B">
        <w:t>bash</w:t>
      </w:r>
    </w:p>
    <w:p w14:paraId="394EE6C6" w14:textId="77777777" w:rsidR="00F9382B" w:rsidRPr="00F9382B" w:rsidRDefault="00F9382B" w:rsidP="00F9382B">
      <w:r w:rsidRPr="00F9382B">
        <w:t>cp build/hwrng*.so ~/.local/lib/python3.14/site-packages/</w:t>
      </w:r>
    </w:p>
    <w:p w14:paraId="22F7FEA4" w14:textId="77777777" w:rsidR="00F9382B" w:rsidRPr="00F9382B" w:rsidRDefault="00F9382B" w:rsidP="00F9382B">
      <w:r w:rsidRPr="00F9382B">
        <w:t xml:space="preserve">import hwrng </w:t>
      </w:r>
      <w:r w:rsidRPr="00F9382B">
        <w:rPr>
          <w:b/>
          <w:bCs/>
        </w:rPr>
        <w:t>will work</w:t>
      </w:r>
      <w:r w:rsidRPr="00F9382B">
        <w:t xml:space="preserve"> after this copy — but only because the filename contains the correct ABI tag that Python's import system looks for:</w:t>
      </w:r>
    </w:p>
    <w:p w14:paraId="1EF0A2B6" w14:textId="77777777" w:rsidR="00F9382B" w:rsidRPr="00F9382B" w:rsidRDefault="00F9382B" w:rsidP="00F9382B">
      <w:r w:rsidRPr="00F9382B">
        <w:t>hwrng.cpython-314-x86_64-linux-gnu.so   ← Python finds this automatically</w:t>
      </w:r>
    </w:p>
    <w:p w14:paraId="109EDE63" w14:textId="77777777" w:rsidR="00F9382B" w:rsidRPr="00F9382B" w:rsidRDefault="00F9382B" w:rsidP="00F9382B">
      <w:r w:rsidRPr="00F9382B">
        <w:t>hwrng.cp314-win_amd64.pyd               ← Windows equivalent</w:t>
      </w:r>
    </w:p>
    <w:p w14:paraId="39C62D45" w14:textId="77777777" w:rsidR="00F9382B" w:rsidRPr="00F9382B" w:rsidRDefault="00F9382B" w:rsidP="00F9382B">
      <w:r w:rsidRPr="00F9382B">
        <w:t>If the filename is wrong — say just hwrng.so — Python's import machinery cannot find it and import hwrng fails silently.</w:t>
      </w:r>
    </w:p>
    <w:p w14:paraId="02C3777A" w14:textId="77777777" w:rsidR="00F9382B" w:rsidRPr="00F9382B" w:rsidRDefault="00F9382B" w:rsidP="00F9382B">
      <w:r w:rsidRPr="00F9382B">
        <w:pict w14:anchorId="68F4438B">
          <v:rect id="_x0000_i2179" style="width:0;height:1.5pt" o:hralign="center" o:hrstd="t" o:hr="t" fillcolor="#a0a0a0" stroked="f"/>
        </w:pict>
      </w:r>
    </w:p>
    <w:p w14:paraId="1FCB3AC5" w14:textId="77777777" w:rsidR="00F9382B" w:rsidRPr="00F9382B" w:rsidRDefault="00F9382B" w:rsidP="00F9382B">
      <w:pPr>
        <w:rPr>
          <w:b/>
          <w:bCs/>
        </w:rPr>
      </w:pPr>
      <w:r w:rsidRPr="00F9382B">
        <w:rPr>
          <w:b/>
          <w:bCs/>
        </w:rPr>
        <w:t>What This Means for Your Build Decision</w:t>
      </w:r>
    </w:p>
    <w:p w14:paraId="529A5AEE" w14:textId="77777777" w:rsidR="00F9382B" w:rsidRPr="00F9382B" w:rsidRDefault="00F9382B" w:rsidP="00F9382B">
      <w:r w:rsidRPr="00F9382B">
        <w:t>PyInit_hwrng exists in hwrng.c</w:t>
      </w:r>
    </w:p>
    <w:p w14:paraId="069F3242" w14:textId="77777777" w:rsidR="00F9382B" w:rsidRPr="00F9382B" w:rsidRDefault="00F9382B" w:rsidP="00F9382B">
      <w:r w:rsidRPr="00F9382B">
        <w:t xml:space="preserve">        ↓</w:t>
      </w:r>
    </w:p>
    <w:p w14:paraId="2457C0A1" w14:textId="77777777" w:rsidR="00F9382B" w:rsidRPr="00F9382B" w:rsidRDefault="00F9382B" w:rsidP="00F9382B">
      <w:r w:rsidRPr="00F9382B">
        <w:t>This IS a Python extension module</w:t>
      </w:r>
    </w:p>
    <w:p w14:paraId="5585B23C" w14:textId="77777777" w:rsidR="00F9382B" w:rsidRPr="00F9382B" w:rsidRDefault="00F9382B" w:rsidP="00F9382B">
      <w:r w:rsidRPr="00F9382B">
        <w:t xml:space="preserve">        ↓</w:t>
      </w:r>
    </w:p>
    <w:p w14:paraId="05138829" w14:textId="77777777" w:rsidR="00F9382B" w:rsidRPr="00F9382B" w:rsidRDefault="00F9382B" w:rsidP="00F9382B">
      <w:r w:rsidRPr="00F9382B">
        <w:t>import hwrng works after correct placement</w:t>
      </w:r>
    </w:p>
    <w:p w14:paraId="595B30A2" w14:textId="77777777" w:rsidR="00F9382B" w:rsidRPr="00F9382B" w:rsidRDefault="00F9382B" w:rsidP="00F9382B">
      <w:r w:rsidRPr="00F9382B">
        <w:t xml:space="preserve">        ↓</w:t>
      </w:r>
    </w:p>
    <w:p w14:paraId="1A65A958" w14:textId="77777777" w:rsidR="00F9382B" w:rsidRPr="00F9382B" w:rsidRDefault="00F9382B" w:rsidP="00F9382B">
      <w:r w:rsidRPr="00F9382B">
        <w:t>ctypes / cffi are completely irrelevant here</w:t>
      </w:r>
    </w:p>
    <w:p w14:paraId="491E5D6D" w14:textId="77777777" w:rsidR="00F9382B" w:rsidRPr="00F9382B" w:rsidRDefault="00F9382B" w:rsidP="00F9382B">
      <w:r w:rsidRPr="00F9382B">
        <w:t xml:space="preserve">        ↓</w:t>
      </w:r>
    </w:p>
    <w:p w14:paraId="2CF2EAE0" w14:textId="77777777" w:rsidR="00F9382B" w:rsidRPr="00F9382B" w:rsidRDefault="00F9382B" w:rsidP="00F9382B">
      <w:r w:rsidRPr="00F9382B">
        <w:t>The ONLY real question is:</w:t>
      </w:r>
    </w:p>
    <w:p w14:paraId="7E2969C4" w14:textId="77777777" w:rsidR="00F9382B" w:rsidRPr="00F9382B" w:rsidRDefault="00F9382B" w:rsidP="00F9382B">
      <w:r w:rsidRPr="00F9382B">
        <w:t>who places the .so in the right location</w:t>
      </w:r>
    </w:p>
    <w:p w14:paraId="15CB6E9B" w14:textId="77777777" w:rsidR="00F9382B" w:rsidRPr="00F9382B" w:rsidRDefault="00F9382B" w:rsidP="00F9382B">
      <w:r w:rsidRPr="00F9382B">
        <w:t>with the right filename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2500"/>
        <w:gridCol w:w="3587"/>
      </w:tblGrid>
      <w:tr w:rsidR="00F9382B" w:rsidRPr="00F9382B" w14:paraId="45EC6F3A" w14:textId="77777777">
        <w:trPr>
          <w:tblHeader/>
          <w:tblCellSpacing w:w="15" w:type="dxa"/>
        </w:trPr>
        <w:tc>
          <w:tcPr>
            <w:tcW w:w="0" w:type="auto"/>
            <w:vAlign w:val="center"/>
            <w:hideMark/>
          </w:tcPr>
          <w:p w14:paraId="385EE116" w14:textId="77777777" w:rsidR="00F9382B" w:rsidRPr="00F9382B" w:rsidRDefault="00F9382B" w:rsidP="00F9382B">
            <w:pPr>
              <w:rPr>
                <w:b/>
                <w:bCs/>
              </w:rPr>
            </w:pPr>
            <w:r w:rsidRPr="00F9382B">
              <w:rPr>
                <w:b/>
                <w:bCs/>
              </w:rPr>
              <w:lastRenderedPageBreak/>
              <w:t>Approach</w:t>
            </w:r>
          </w:p>
        </w:tc>
        <w:tc>
          <w:tcPr>
            <w:tcW w:w="0" w:type="auto"/>
            <w:vAlign w:val="center"/>
            <w:hideMark/>
          </w:tcPr>
          <w:p w14:paraId="2AEDEC59" w14:textId="77777777" w:rsidR="00F9382B" w:rsidRPr="00F9382B" w:rsidRDefault="00F9382B" w:rsidP="00F9382B">
            <w:pPr>
              <w:rPr>
                <w:b/>
                <w:bCs/>
              </w:rPr>
            </w:pPr>
            <w:r w:rsidRPr="00F9382B">
              <w:rPr>
                <w:b/>
                <w:bCs/>
              </w:rPr>
              <w:t>Who handles placement</w:t>
            </w:r>
          </w:p>
        </w:tc>
        <w:tc>
          <w:tcPr>
            <w:tcW w:w="0" w:type="auto"/>
            <w:vAlign w:val="center"/>
            <w:hideMark/>
          </w:tcPr>
          <w:p w14:paraId="0490E6A1" w14:textId="77777777" w:rsidR="00F9382B" w:rsidRPr="00F9382B" w:rsidRDefault="00F9382B" w:rsidP="00F9382B">
            <w:pPr>
              <w:rPr>
                <w:b/>
                <w:bCs/>
              </w:rPr>
            </w:pPr>
            <w:r w:rsidRPr="00F9382B">
              <w:rPr>
                <w:b/>
                <w:bCs/>
              </w:rPr>
              <w:t>Who handles filename</w:t>
            </w:r>
          </w:p>
        </w:tc>
      </w:tr>
      <w:tr w:rsidR="00F9382B" w:rsidRPr="00F9382B" w14:paraId="494F92AA" w14:textId="77777777">
        <w:trPr>
          <w:tblCellSpacing w:w="15" w:type="dxa"/>
        </w:trPr>
        <w:tc>
          <w:tcPr>
            <w:tcW w:w="0" w:type="auto"/>
            <w:vAlign w:val="center"/>
            <w:hideMark/>
          </w:tcPr>
          <w:p w14:paraId="1A73DB84" w14:textId="77777777" w:rsidR="00F9382B" w:rsidRPr="00F9382B" w:rsidRDefault="00F9382B" w:rsidP="00F9382B">
            <w:r w:rsidRPr="00F9382B">
              <w:t>pip install (meson-python)</w:t>
            </w:r>
          </w:p>
        </w:tc>
        <w:tc>
          <w:tcPr>
            <w:tcW w:w="0" w:type="auto"/>
            <w:vAlign w:val="center"/>
            <w:hideMark/>
          </w:tcPr>
          <w:p w14:paraId="69B90974" w14:textId="77777777" w:rsidR="00F9382B" w:rsidRPr="00F9382B" w:rsidRDefault="00F9382B" w:rsidP="00F9382B">
            <w:r w:rsidRPr="00F9382B">
              <w:t>pip automatically</w:t>
            </w:r>
          </w:p>
        </w:tc>
        <w:tc>
          <w:tcPr>
            <w:tcW w:w="0" w:type="auto"/>
            <w:vAlign w:val="center"/>
            <w:hideMark/>
          </w:tcPr>
          <w:p w14:paraId="7AAC9150" w14:textId="77777777" w:rsidR="00F9382B" w:rsidRPr="00F9382B" w:rsidRDefault="00F9382B" w:rsidP="00F9382B">
            <w:r w:rsidRPr="00F9382B">
              <w:t>meson-python automatically</w:t>
            </w:r>
          </w:p>
        </w:tc>
      </w:tr>
      <w:tr w:rsidR="00F9382B" w:rsidRPr="00F9382B" w14:paraId="2A76AAFB" w14:textId="77777777">
        <w:trPr>
          <w:tblCellSpacing w:w="15" w:type="dxa"/>
        </w:trPr>
        <w:tc>
          <w:tcPr>
            <w:tcW w:w="0" w:type="auto"/>
            <w:vAlign w:val="center"/>
            <w:hideMark/>
          </w:tcPr>
          <w:p w14:paraId="0CBA4D1E" w14:textId="77777777" w:rsidR="00F9382B" w:rsidRPr="00F9382B" w:rsidRDefault="00F9382B" w:rsidP="00F9382B">
            <w:r w:rsidRPr="00F9382B">
              <w:t>pip install (scikit-build-core)</w:t>
            </w:r>
          </w:p>
        </w:tc>
        <w:tc>
          <w:tcPr>
            <w:tcW w:w="0" w:type="auto"/>
            <w:vAlign w:val="center"/>
            <w:hideMark/>
          </w:tcPr>
          <w:p w14:paraId="622D24B4" w14:textId="77777777" w:rsidR="00F9382B" w:rsidRPr="00F9382B" w:rsidRDefault="00F9382B" w:rsidP="00F9382B">
            <w:r w:rsidRPr="00F9382B">
              <w:t>pip automatically</w:t>
            </w:r>
          </w:p>
        </w:tc>
        <w:tc>
          <w:tcPr>
            <w:tcW w:w="0" w:type="auto"/>
            <w:vAlign w:val="center"/>
            <w:hideMark/>
          </w:tcPr>
          <w:p w14:paraId="78E5FF0E" w14:textId="77777777" w:rsidR="00F9382B" w:rsidRPr="00F9382B" w:rsidRDefault="00F9382B" w:rsidP="00F9382B">
            <w:r w:rsidRPr="00F9382B">
              <w:t>CMake WITH_SOABI</w:t>
            </w:r>
          </w:p>
        </w:tc>
      </w:tr>
      <w:tr w:rsidR="00F9382B" w:rsidRPr="00F9382B" w14:paraId="342376E0" w14:textId="77777777">
        <w:trPr>
          <w:tblCellSpacing w:w="15" w:type="dxa"/>
        </w:trPr>
        <w:tc>
          <w:tcPr>
            <w:tcW w:w="0" w:type="auto"/>
            <w:vAlign w:val="center"/>
            <w:hideMark/>
          </w:tcPr>
          <w:p w14:paraId="258A326E" w14:textId="77777777" w:rsidR="00F9382B" w:rsidRPr="00F9382B" w:rsidRDefault="00F9382B" w:rsidP="00F9382B">
            <w:r w:rsidRPr="00F9382B">
              <w:t>Pure CMake manual</w:t>
            </w:r>
          </w:p>
        </w:tc>
        <w:tc>
          <w:tcPr>
            <w:tcW w:w="0" w:type="auto"/>
            <w:vAlign w:val="center"/>
            <w:hideMark/>
          </w:tcPr>
          <w:p w14:paraId="41BD783C" w14:textId="77777777" w:rsidR="00F9382B" w:rsidRPr="00F9382B" w:rsidRDefault="00F9382B" w:rsidP="00F9382B">
            <w:r w:rsidRPr="00F9382B">
              <w:t>You manually</w:t>
            </w:r>
          </w:p>
        </w:tc>
        <w:tc>
          <w:tcPr>
            <w:tcW w:w="0" w:type="auto"/>
            <w:vAlign w:val="center"/>
            <w:hideMark/>
          </w:tcPr>
          <w:p w14:paraId="1CBA5A35" w14:textId="77777777" w:rsidR="00F9382B" w:rsidRPr="00F9382B" w:rsidRDefault="00F9382B" w:rsidP="00F9382B">
            <w:r w:rsidRPr="00F9382B">
              <w:t>CMake WITH_SOABI still handles this</w:t>
            </w:r>
          </w:p>
        </w:tc>
      </w:tr>
    </w:tbl>
    <w:p w14:paraId="4F943E20" w14:textId="77777777" w:rsidR="00F9382B" w:rsidRPr="00F9382B" w:rsidRDefault="00F9382B" w:rsidP="00F9382B">
      <w:r w:rsidRPr="00F9382B">
        <w:pict w14:anchorId="7DD0203B">
          <v:rect id="_x0000_i2180" style="width:0;height:1.5pt" o:hralign="center" o:hrstd="t" o:hr="t" fillcolor="#a0a0a0" stroked="f"/>
        </w:pict>
      </w:r>
    </w:p>
    <w:p w14:paraId="052027CC" w14:textId="77777777" w:rsidR="00F9382B" w:rsidRPr="00F9382B" w:rsidRDefault="00F9382B" w:rsidP="00F9382B">
      <w:pPr>
        <w:rPr>
          <w:b/>
          <w:bCs/>
        </w:rPr>
      </w:pPr>
      <w:r w:rsidRPr="00F9382B">
        <w:rPr>
          <w:b/>
          <w:bCs/>
        </w:rPr>
        <w:t>The Actual Conclusion</w:t>
      </w:r>
    </w:p>
    <w:p w14:paraId="3DA36C3D" w14:textId="77777777" w:rsidR="00F9382B" w:rsidRPr="00F9382B" w:rsidRDefault="00F9382B" w:rsidP="00F9382B">
      <w:r w:rsidRPr="00F9382B">
        <w:t xml:space="preserve">You are not giving up import hwrng by going pure CMake. You are only giving up </w:t>
      </w:r>
      <w:r w:rsidRPr="00F9382B">
        <w:rPr>
          <w:b/>
          <w:bCs/>
        </w:rPr>
        <w:t>automatic placement into site-packages</w:t>
      </w:r>
      <w:r w:rsidRPr="00F9382B">
        <w:t>. The import mechanism itself is unaffected because PyInit_hwrng is already in the C code.</w:t>
      </w:r>
    </w:p>
    <w:p w14:paraId="417C43AA" w14:textId="77777777" w:rsidR="00F9382B" w:rsidRPr="00F9382B" w:rsidRDefault="00F9382B" w:rsidP="00F9382B">
      <w:r w:rsidRPr="00F9382B">
        <w:t>The real remaining question is therefore back to what we identified:</w:t>
      </w:r>
    </w:p>
    <w:p w14:paraId="573CB2FD" w14:textId="77777777" w:rsidR="00F9382B" w:rsidRPr="00F9382B" w:rsidRDefault="00F9382B" w:rsidP="00F9382B">
      <w:r w:rsidRPr="00F9382B">
        <w:t>Is hwrng pip-installable for others?</w:t>
      </w:r>
    </w:p>
    <w:p w14:paraId="4EAB72C5" w14:textId="77777777" w:rsidR="00F9382B" w:rsidRPr="00F9382B" w:rsidRDefault="00F9382B" w:rsidP="00F9382B">
      <w:r w:rsidRPr="00F9382B">
        <w:t xml:space="preserve">        ↓</w:t>
      </w:r>
    </w:p>
    <w:p w14:paraId="225EC7C2" w14:textId="77777777" w:rsidR="00F9382B" w:rsidRPr="00F9382B" w:rsidRDefault="00F9382B" w:rsidP="00F9382B">
      <w:r w:rsidRPr="00F9382B">
        <w:t>Yes → meson-python stays, MSYS2 edge case</w:t>
      </w:r>
    </w:p>
    <w:p w14:paraId="29222F4D" w14:textId="77777777" w:rsidR="00F9382B" w:rsidRPr="00F9382B" w:rsidRDefault="00F9382B" w:rsidP="00F9382B">
      <w:r w:rsidRPr="00F9382B">
        <w:t xml:space="preserve">      is already solved with --no-build-isolation</w:t>
      </w:r>
    </w:p>
    <w:p w14:paraId="1F7D5DF0" w14:textId="77777777" w:rsidR="00F9382B" w:rsidRPr="00F9382B" w:rsidRDefault="00F9382B" w:rsidP="00F9382B">
      <w:r w:rsidRPr="00F9382B">
        <w:t xml:space="preserve">      + pacman. No reason to switch.</w:t>
      </w:r>
    </w:p>
    <w:p w14:paraId="2789862C" w14:textId="77777777" w:rsidR="00F9382B" w:rsidRPr="00F9382B" w:rsidRDefault="00F9382B" w:rsidP="00F9382B"/>
    <w:p w14:paraId="61ED127C" w14:textId="77777777" w:rsidR="00F9382B" w:rsidRPr="00F9382B" w:rsidRDefault="00F9382B" w:rsidP="00F9382B">
      <w:r w:rsidRPr="00F9382B">
        <w:t>No  → Pure CMakeLists.txt, user runs cmake</w:t>
      </w:r>
    </w:p>
    <w:p w14:paraId="5EEB0A58" w14:textId="77777777" w:rsidR="00F9382B" w:rsidRPr="00F9382B" w:rsidRDefault="00F9382B" w:rsidP="00F9382B">
      <w:r w:rsidRPr="00F9382B">
        <w:t xml:space="preserve">      + make + one cp command. Perfectly clean.</w:t>
      </w:r>
    </w:p>
    <w:p w14:paraId="79F8B000" w14:textId="77777777" w:rsidR="00F9382B" w:rsidRPr="00F9382B" w:rsidRDefault="00F9382B" w:rsidP="00F9382B">
      <w:r w:rsidRPr="00F9382B">
        <w:t>Your current meson.build + meson-python setup is actually the right answer for the pip-installable case — the MSYS2 problem that started this entire thread already has a clean solution without switching anything.</w:t>
      </w:r>
    </w:p>
    <w:p w14:paraId="5484EEA1" w14:textId="77777777" w:rsidR="00F9382B" w:rsidRPr="00F9382B" w:rsidRDefault="00F9382B" w:rsidP="00F9382B">
      <w:r w:rsidRPr="00F9382B">
        <w:t>But suing ctype / cffi to to link so / dll file will not be slower than direct import of hwrng?</w:t>
      </w:r>
    </w:p>
    <w:p w14:paraId="0AC36F6F" w14:textId="77777777" w:rsidR="00F9382B" w:rsidRPr="00F9382B" w:rsidRDefault="00F9382B" w:rsidP="00F9382B">
      <w:r w:rsidRPr="00F9382B">
        <w:t>Yes, ctypes/cffi will be slower — but the reason is more nuanced than just "extra layer." Let me break it down precisely.</w:t>
      </w:r>
    </w:p>
    <w:p w14:paraId="069699BE" w14:textId="77777777" w:rsidR="00F9382B" w:rsidRPr="00F9382B" w:rsidRDefault="00F9382B" w:rsidP="00F9382B">
      <w:r w:rsidRPr="00F9382B">
        <w:pict w14:anchorId="3471777D">
          <v:rect id="_x0000_i2181" style="width:0;height:1.5pt" o:hralign="center" o:hrstd="t" o:hr="t" fillcolor="#a0a0a0" stroked="f"/>
        </w:pict>
      </w:r>
    </w:p>
    <w:p w14:paraId="5A94CC23" w14:textId="77777777" w:rsidR="00F9382B" w:rsidRPr="00F9382B" w:rsidRDefault="00F9382B" w:rsidP="00F9382B">
      <w:pPr>
        <w:rPr>
          <w:b/>
          <w:bCs/>
        </w:rPr>
      </w:pPr>
      <w:r w:rsidRPr="00F9382B">
        <w:rPr>
          <w:b/>
          <w:bCs/>
        </w:rPr>
        <w:t>Where the Overhead Actually Comes From</w:t>
      </w:r>
    </w:p>
    <w:p w14:paraId="19684ACF" w14:textId="77777777" w:rsidR="00F9382B" w:rsidRPr="00F9382B" w:rsidRDefault="00F9382B" w:rsidP="00F9382B">
      <w:pPr>
        <w:rPr>
          <w:b/>
          <w:bCs/>
        </w:rPr>
      </w:pPr>
      <w:r w:rsidRPr="00F9382B">
        <w:rPr>
          <w:b/>
          <w:bCs/>
        </w:rPr>
        <w:t>Direct import hwrng (Python C API — your current code)</w:t>
      </w:r>
    </w:p>
    <w:p w14:paraId="510AB6D9" w14:textId="77777777" w:rsidR="00F9382B" w:rsidRPr="00F9382B" w:rsidRDefault="00F9382B" w:rsidP="00F9382B">
      <w:r w:rsidRPr="00F9382B">
        <w:t>Python bytecode</w:t>
      </w:r>
    </w:p>
    <w:p w14:paraId="23157FE5" w14:textId="77777777" w:rsidR="00F9382B" w:rsidRPr="00F9382B" w:rsidRDefault="00F9382B" w:rsidP="00F9382B">
      <w:r w:rsidRPr="00F9382B">
        <w:t xml:space="preserve">    ↓</w:t>
      </w:r>
    </w:p>
    <w:p w14:paraId="0AD83E99" w14:textId="77777777" w:rsidR="00F9382B" w:rsidRPr="00F9382B" w:rsidRDefault="00F9382B" w:rsidP="00F9382B">
      <w:r w:rsidRPr="00F9382B">
        <w:t>calls hwrng.rdseed_raw_bytes(64)</w:t>
      </w:r>
    </w:p>
    <w:p w14:paraId="24E63539" w14:textId="77777777" w:rsidR="00F9382B" w:rsidRPr="00F9382B" w:rsidRDefault="00F9382B" w:rsidP="00F9382B">
      <w:r w:rsidRPr="00F9382B">
        <w:t xml:space="preserve">    ↓</w:t>
      </w:r>
    </w:p>
    <w:p w14:paraId="2E9483AE" w14:textId="77777777" w:rsidR="00F9382B" w:rsidRPr="00F9382B" w:rsidRDefault="00F9382B" w:rsidP="00F9382B">
      <w:r w:rsidRPr="00F9382B">
        <w:t>Python C API dispatch — PyMethodDef lookup</w:t>
      </w:r>
    </w:p>
    <w:p w14:paraId="128C77FD" w14:textId="77777777" w:rsidR="00F9382B" w:rsidRPr="00F9382B" w:rsidRDefault="00F9382B" w:rsidP="00F9382B">
      <w:r w:rsidRPr="00F9382B">
        <w:t xml:space="preserve">    ↓</w:t>
      </w:r>
    </w:p>
    <w:p w14:paraId="31E3ED38" w14:textId="77777777" w:rsidR="00F9382B" w:rsidRPr="00F9382B" w:rsidRDefault="00F9382B" w:rsidP="00F9382B">
      <w:r w:rsidRPr="00F9382B">
        <w:t>rdseed_raw_bytes() executes directly in C</w:t>
      </w:r>
    </w:p>
    <w:p w14:paraId="10103BB0" w14:textId="77777777" w:rsidR="00F9382B" w:rsidRPr="00F9382B" w:rsidRDefault="00F9382B" w:rsidP="00F9382B">
      <w:r w:rsidRPr="00F9382B">
        <w:t xml:space="preserve">    ↓</w:t>
      </w:r>
    </w:p>
    <w:p w14:paraId="59CE8735" w14:textId="77777777" w:rsidR="00F9382B" w:rsidRPr="00F9382B" w:rsidRDefault="00F9382B" w:rsidP="00F9382B">
      <w:r w:rsidRPr="00F9382B">
        <w:t>returns PyBytes object — already a Python object</w:t>
      </w:r>
    </w:p>
    <w:p w14:paraId="6325E5E7" w14:textId="77777777" w:rsidR="00F9382B" w:rsidRPr="00F9382B" w:rsidRDefault="00F9382B" w:rsidP="00F9382B">
      <w:pPr>
        <w:rPr>
          <w:b/>
          <w:bCs/>
        </w:rPr>
      </w:pPr>
      <w:r w:rsidRPr="00F9382B">
        <w:rPr>
          <w:b/>
          <w:bCs/>
        </w:rPr>
        <w:t>ctypes path</w:t>
      </w:r>
    </w:p>
    <w:p w14:paraId="3FF1AD1A" w14:textId="77777777" w:rsidR="00F9382B" w:rsidRPr="00F9382B" w:rsidRDefault="00F9382B" w:rsidP="00F9382B">
      <w:r w:rsidRPr="00F9382B">
        <w:lastRenderedPageBreak/>
        <w:t>Python bytecode</w:t>
      </w:r>
    </w:p>
    <w:p w14:paraId="358AA4A6" w14:textId="77777777" w:rsidR="00F9382B" w:rsidRPr="00F9382B" w:rsidRDefault="00F9382B" w:rsidP="00F9382B">
      <w:r w:rsidRPr="00F9382B">
        <w:t xml:space="preserve">    ↓</w:t>
      </w:r>
    </w:p>
    <w:p w14:paraId="22DB44DB" w14:textId="77777777" w:rsidR="00F9382B" w:rsidRPr="00F9382B" w:rsidRDefault="00F9382B" w:rsidP="00F9382B">
      <w:r w:rsidRPr="00F9382B">
        <w:t>ctypes.CDLL("hwrng.so").some_function(64)</w:t>
      </w:r>
    </w:p>
    <w:p w14:paraId="50ED4326" w14:textId="77777777" w:rsidR="00F9382B" w:rsidRPr="00F9382B" w:rsidRDefault="00F9382B" w:rsidP="00F9382B">
      <w:r w:rsidRPr="00F9382B">
        <w:t xml:space="preserve">    ↓</w:t>
      </w:r>
    </w:p>
    <w:p w14:paraId="3935EE7C" w14:textId="77777777" w:rsidR="00F9382B" w:rsidRPr="00F9382B" w:rsidRDefault="00F9382B" w:rsidP="00F9382B">
      <w:r w:rsidRPr="00F9382B">
        <w:t>ctypes marshals Python arguments → C types    ← overhead 1</w:t>
      </w:r>
    </w:p>
    <w:p w14:paraId="650AD12E" w14:textId="77777777" w:rsidR="00F9382B" w:rsidRPr="00F9382B" w:rsidRDefault="00F9382B" w:rsidP="00F9382B">
      <w:r w:rsidRPr="00F9382B">
        <w:t xml:space="preserve">    ↓</w:t>
      </w:r>
    </w:p>
    <w:p w14:paraId="6B07AC26" w14:textId="77777777" w:rsidR="00F9382B" w:rsidRPr="00F9382B" w:rsidRDefault="00F9382B" w:rsidP="00F9382B">
      <w:r w:rsidRPr="00F9382B">
        <w:t>function executes in C</w:t>
      </w:r>
    </w:p>
    <w:p w14:paraId="206410DD" w14:textId="77777777" w:rsidR="00F9382B" w:rsidRPr="00F9382B" w:rsidRDefault="00F9382B" w:rsidP="00F9382B">
      <w:r w:rsidRPr="00F9382B">
        <w:t xml:space="preserve">    ↓</w:t>
      </w:r>
    </w:p>
    <w:p w14:paraId="39E7A6DB" w14:textId="77777777" w:rsidR="00F9382B" w:rsidRPr="00F9382B" w:rsidRDefault="00F9382B" w:rsidP="00F9382B">
      <w:r w:rsidRPr="00F9382B">
        <w:t>ctypes marshals C return value → Python types ← overhead 2</w:t>
      </w:r>
    </w:p>
    <w:p w14:paraId="06F8FEB9" w14:textId="77777777" w:rsidR="00F9382B" w:rsidRPr="00F9382B" w:rsidRDefault="00F9382B" w:rsidP="00F9382B">
      <w:r w:rsidRPr="00F9382B">
        <w:t xml:space="preserve">    ↓</w:t>
      </w:r>
    </w:p>
    <w:p w14:paraId="1950A68C" w14:textId="77777777" w:rsidR="00F9382B" w:rsidRPr="00F9382B" w:rsidRDefault="00F9382B" w:rsidP="00F9382B">
      <w:r w:rsidRPr="00F9382B">
        <w:t>Python receives result</w:t>
      </w:r>
    </w:p>
    <w:p w14:paraId="46120A32" w14:textId="77777777" w:rsidR="00F9382B" w:rsidRPr="00F9382B" w:rsidRDefault="00F9382B" w:rsidP="00F9382B">
      <w:pPr>
        <w:rPr>
          <w:b/>
          <w:bCs/>
        </w:rPr>
      </w:pPr>
      <w:r w:rsidRPr="00F9382B">
        <w:rPr>
          <w:b/>
          <w:bCs/>
        </w:rPr>
        <w:t>cffi path</w:t>
      </w:r>
    </w:p>
    <w:p w14:paraId="3D1E08FD" w14:textId="77777777" w:rsidR="00F9382B" w:rsidRPr="00F9382B" w:rsidRDefault="00F9382B" w:rsidP="00F9382B">
      <w:r w:rsidRPr="00F9382B">
        <w:t>Python bytecode</w:t>
      </w:r>
    </w:p>
    <w:p w14:paraId="444BB02C" w14:textId="77777777" w:rsidR="00F9382B" w:rsidRPr="00F9382B" w:rsidRDefault="00F9382B" w:rsidP="00F9382B">
      <w:r w:rsidRPr="00F9382B">
        <w:t xml:space="preserve">    ↓</w:t>
      </w:r>
    </w:p>
    <w:p w14:paraId="26B24ECB" w14:textId="77777777" w:rsidR="00F9382B" w:rsidRPr="00F9382B" w:rsidRDefault="00F9382B" w:rsidP="00F9382B">
      <w:r w:rsidRPr="00F9382B">
        <w:t>ffi.cdef() parses C signature at runtime      ← overhead 1 (one time)</w:t>
      </w:r>
    </w:p>
    <w:p w14:paraId="21858E2D" w14:textId="77777777" w:rsidR="00F9382B" w:rsidRPr="00F9382B" w:rsidRDefault="00F9382B" w:rsidP="00F9382B">
      <w:r w:rsidRPr="00F9382B">
        <w:t xml:space="preserve">    ↓</w:t>
      </w:r>
    </w:p>
    <w:p w14:paraId="1BAC1251" w14:textId="77777777" w:rsidR="00F9382B" w:rsidRPr="00F9382B" w:rsidRDefault="00F9382B" w:rsidP="00F9382B">
      <w:r w:rsidRPr="00F9382B">
        <w:t>lib.some_function(64)</w:t>
      </w:r>
    </w:p>
    <w:p w14:paraId="33476938" w14:textId="77777777" w:rsidR="00F9382B" w:rsidRPr="00F9382B" w:rsidRDefault="00F9382B" w:rsidP="00F9382B">
      <w:r w:rsidRPr="00F9382B">
        <w:t xml:space="preserve">    ↓</w:t>
      </w:r>
    </w:p>
    <w:p w14:paraId="559C613C" w14:textId="77777777" w:rsidR="00F9382B" w:rsidRPr="00F9382B" w:rsidRDefault="00F9382B" w:rsidP="00F9382B">
      <w:r w:rsidRPr="00F9382B">
        <w:t>cffi marshals arguments → C types             ← overhead 2</w:t>
      </w:r>
    </w:p>
    <w:p w14:paraId="6B4B171B" w14:textId="77777777" w:rsidR="00F9382B" w:rsidRPr="00F9382B" w:rsidRDefault="00F9382B" w:rsidP="00F9382B">
      <w:r w:rsidRPr="00F9382B">
        <w:t xml:space="preserve">    ↓</w:t>
      </w:r>
    </w:p>
    <w:p w14:paraId="3AC25E9F" w14:textId="77777777" w:rsidR="00F9382B" w:rsidRPr="00F9382B" w:rsidRDefault="00F9382B" w:rsidP="00F9382B">
      <w:r w:rsidRPr="00F9382B">
        <w:t>function executes in C</w:t>
      </w:r>
    </w:p>
    <w:p w14:paraId="4DB4BE52" w14:textId="77777777" w:rsidR="00F9382B" w:rsidRPr="00F9382B" w:rsidRDefault="00F9382B" w:rsidP="00F9382B">
      <w:r w:rsidRPr="00F9382B">
        <w:t xml:space="preserve">    ↓</w:t>
      </w:r>
    </w:p>
    <w:p w14:paraId="29F63159" w14:textId="77777777" w:rsidR="00F9382B" w:rsidRPr="00F9382B" w:rsidRDefault="00F9382B" w:rsidP="00F9382B">
      <w:r w:rsidRPr="00F9382B">
        <w:t>cffi marshals return value → Python types     ← overhead 3</w:t>
      </w:r>
    </w:p>
    <w:p w14:paraId="64CFE9D6" w14:textId="77777777" w:rsidR="00F9382B" w:rsidRPr="00F9382B" w:rsidRDefault="00F9382B" w:rsidP="00F9382B">
      <w:r w:rsidRPr="00F9382B">
        <w:t xml:space="preserve">    ↓</w:t>
      </w:r>
    </w:p>
    <w:p w14:paraId="174AB406" w14:textId="77777777" w:rsidR="00F9382B" w:rsidRPr="00F9382B" w:rsidRDefault="00F9382B" w:rsidP="00F9382B">
      <w:r w:rsidRPr="00F9382B">
        <w:t>Python receives result</w:t>
      </w:r>
    </w:p>
    <w:p w14:paraId="27E918A2" w14:textId="77777777" w:rsidR="00F9382B" w:rsidRPr="00F9382B" w:rsidRDefault="00F9382B" w:rsidP="00F9382B">
      <w:r w:rsidRPr="00F9382B">
        <w:pict w14:anchorId="0001BA39">
          <v:rect id="_x0000_i2182" style="width:0;height:1.5pt" o:hralign="center" o:hrstd="t" o:hr="t" fillcolor="#a0a0a0" stroked="f"/>
        </w:pict>
      </w:r>
    </w:p>
    <w:p w14:paraId="3462B926" w14:textId="77777777" w:rsidR="00F9382B" w:rsidRPr="00F9382B" w:rsidRDefault="00F9382B" w:rsidP="00F9382B">
      <w:pPr>
        <w:rPr>
          <w:b/>
          <w:bCs/>
        </w:rPr>
      </w:pPr>
      <w:r w:rsidRPr="00F9382B">
        <w:rPr>
          <w:b/>
          <w:bCs/>
        </w:rPr>
        <w:t>But Here Is The Critical Point For hwrng Specifically</w:t>
      </w:r>
    </w:p>
    <w:p w14:paraId="4A65A66B" w14:textId="77777777" w:rsidR="00F9382B" w:rsidRPr="00F9382B" w:rsidRDefault="00F9382B" w:rsidP="00F9382B">
      <w:r w:rsidRPr="00F9382B">
        <w:t>For hwrng the overhead is essentially irrelevant in practice — and here is why:</w:t>
      </w:r>
    </w:p>
    <w:p w14:paraId="38AE38E1" w14:textId="77777777" w:rsidR="00F9382B" w:rsidRPr="00F9382B" w:rsidRDefault="00F9382B" w:rsidP="00F9382B">
      <w:r w:rsidRPr="00F9382B">
        <w:t>rdseed_raw_bytes(1024 * 1024)  ← requesting 1MB of entropy</w:t>
      </w:r>
    </w:p>
    <w:p w14:paraId="0EC8D9B2" w14:textId="77777777" w:rsidR="00F9382B" w:rsidRPr="00F9382B" w:rsidRDefault="00F9382B" w:rsidP="00F9382B"/>
    <w:p w14:paraId="4A543FDB" w14:textId="77777777" w:rsidR="00F9382B" w:rsidRPr="00F9382B" w:rsidRDefault="00F9382B" w:rsidP="00F9382B">
      <w:r w:rsidRPr="00F9382B">
        <w:t>Time breakdown:</w:t>
      </w:r>
    </w:p>
    <w:p w14:paraId="1D228542" w14:textId="77777777" w:rsidR="00F9382B" w:rsidRPr="00F9382B" w:rsidRDefault="00F9382B" w:rsidP="00F9382B">
      <w:r w:rsidRPr="00F9382B">
        <w:t xml:space="preserve">    argument marshalling     →  nanoseconds</w:t>
      </w:r>
    </w:p>
    <w:p w14:paraId="505F0081" w14:textId="77777777" w:rsidR="00F9382B" w:rsidRPr="00F9382B" w:rsidRDefault="00F9382B" w:rsidP="00F9382B">
      <w:r w:rsidRPr="00F9382B">
        <w:t xml:space="preserve">    RDSEED instruction loop  →  milliseconds  ← dominates completely</w:t>
      </w:r>
    </w:p>
    <w:p w14:paraId="67A3324C" w14:textId="77777777" w:rsidR="00F9382B" w:rsidRPr="00F9382B" w:rsidRDefault="00F9382B" w:rsidP="00F9382B">
      <w:r w:rsidRPr="00F9382B">
        <w:t xml:space="preserve">    return value creation    →  nanoseconds</w:t>
      </w:r>
    </w:p>
    <w:p w14:paraId="7ACD7ADA" w14:textId="77777777" w:rsidR="00F9382B" w:rsidRPr="00F9382B" w:rsidRDefault="00F9382B" w:rsidP="00F9382B">
      <w:r w:rsidRPr="00F9382B">
        <w:lastRenderedPageBreak/>
        <w:t>The actual hardware entropy generation via RDSEED takes orders of magnitude longer than any ctypes/cffi marshalling overhead. The marshalling cost drowns in the noise.</w:t>
      </w:r>
    </w:p>
    <w:p w14:paraId="37EEF6F4" w14:textId="77777777" w:rsidR="00F9382B" w:rsidRPr="00F9382B" w:rsidRDefault="00F9382B" w:rsidP="00F9382B">
      <w:r w:rsidRPr="00F9382B">
        <w:t>Compare this to a function where overhead matters:</w:t>
      </w:r>
    </w:p>
    <w:p w14:paraId="6584CEEC" w14:textId="77777777" w:rsidR="00F9382B" w:rsidRPr="00F9382B" w:rsidRDefault="00F9382B" w:rsidP="00F9382B">
      <w:r w:rsidRPr="00F9382B">
        <w:t>python</w:t>
      </w:r>
    </w:p>
    <w:p w14:paraId="33031D3C" w14:textId="77777777" w:rsidR="00F9382B" w:rsidRPr="00F9382B" w:rsidRDefault="00F9382B" w:rsidP="00F9382B">
      <w:r w:rsidRPr="00F9382B">
        <w:t># Called millions of times in a tight loop — overhead matters here</w:t>
      </w:r>
    </w:p>
    <w:p w14:paraId="1985570C" w14:textId="77777777" w:rsidR="00F9382B" w:rsidRPr="00F9382B" w:rsidRDefault="00F9382B" w:rsidP="00F9382B">
      <w:r w:rsidRPr="00F9382B">
        <w:t>for i in range(10_000_000):</w:t>
      </w:r>
    </w:p>
    <w:p w14:paraId="2B692F71" w14:textId="77777777" w:rsidR="00F9382B" w:rsidRPr="00F9382B" w:rsidRDefault="00F9382B" w:rsidP="00F9382B">
      <w:r w:rsidRPr="00F9382B">
        <w:t xml:space="preserve">    ctypes_lib.add(i, 1)     # marshalling cost × 10M = significant</w:t>
      </w:r>
    </w:p>
    <w:p w14:paraId="7D4DD1D9" w14:textId="77777777" w:rsidR="00F9382B" w:rsidRPr="00F9382B" w:rsidRDefault="00F9382B" w:rsidP="00F9382B"/>
    <w:p w14:paraId="2D785CD5" w14:textId="77777777" w:rsidR="00F9382B" w:rsidRPr="00F9382B" w:rsidRDefault="00F9382B" w:rsidP="00F9382B">
      <w:r w:rsidRPr="00F9382B">
        <w:t># hwrng — called occasionally for a large chunk</w:t>
      </w:r>
    </w:p>
    <w:p w14:paraId="7D8E198A" w14:textId="77777777" w:rsidR="00F9382B" w:rsidRPr="00F9382B" w:rsidRDefault="00F9382B" w:rsidP="00F9382B">
      <w:r w:rsidRPr="00F9382B">
        <w:t>rdseed_raw_bytes(65536)      # one call, hardware dominates</w:t>
      </w:r>
    </w:p>
    <w:p w14:paraId="4F76ABE2" w14:textId="77777777" w:rsidR="00F9382B" w:rsidRPr="00F9382B" w:rsidRDefault="00F9382B" w:rsidP="00F9382B">
      <w:r w:rsidRPr="00F9382B">
        <w:pict w14:anchorId="5D51DEF1">
          <v:rect id="_x0000_i2183" style="width:0;height:1.5pt" o:hralign="center" o:hrstd="t" o:hr="t" fillcolor="#a0a0a0" stroked="f"/>
        </w:pict>
      </w:r>
    </w:p>
    <w:p w14:paraId="16ACD48C" w14:textId="77777777" w:rsidR="00F9382B" w:rsidRPr="00F9382B" w:rsidRDefault="00F9382B" w:rsidP="00F9382B">
      <w:pPr>
        <w:rPr>
          <w:b/>
          <w:bCs/>
        </w:rPr>
      </w:pPr>
      <w:r w:rsidRPr="00F9382B">
        <w:rPr>
          <w:b/>
          <w:bCs/>
        </w:rPr>
        <w:t>The Real Overhead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674"/>
        <w:gridCol w:w="2462"/>
        <w:gridCol w:w="2477"/>
      </w:tblGrid>
      <w:tr w:rsidR="00F9382B" w:rsidRPr="00F9382B" w14:paraId="7383FB00" w14:textId="77777777">
        <w:trPr>
          <w:tblHeader/>
          <w:tblCellSpacing w:w="15" w:type="dxa"/>
        </w:trPr>
        <w:tc>
          <w:tcPr>
            <w:tcW w:w="0" w:type="auto"/>
            <w:vAlign w:val="center"/>
            <w:hideMark/>
          </w:tcPr>
          <w:p w14:paraId="7F62B15C" w14:textId="77777777" w:rsidR="00F9382B" w:rsidRPr="00F9382B" w:rsidRDefault="00F9382B" w:rsidP="00F9382B"/>
        </w:tc>
        <w:tc>
          <w:tcPr>
            <w:tcW w:w="0" w:type="auto"/>
            <w:vAlign w:val="center"/>
            <w:hideMark/>
          </w:tcPr>
          <w:p w14:paraId="083B0099" w14:textId="77777777" w:rsidR="00F9382B" w:rsidRPr="00F9382B" w:rsidRDefault="00F9382B" w:rsidP="00F9382B">
            <w:pPr>
              <w:rPr>
                <w:b/>
                <w:bCs/>
              </w:rPr>
            </w:pPr>
            <w:r w:rsidRPr="00F9382B">
              <w:rPr>
                <w:b/>
                <w:bCs/>
              </w:rPr>
              <w:t>Python C API</w:t>
            </w:r>
          </w:p>
        </w:tc>
        <w:tc>
          <w:tcPr>
            <w:tcW w:w="0" w:type="auto"/>
            <w:vAlign w:val="center"/>
            <w:hideMark/>
          </w:tcPr>
          <w:p w14:paraId="5A92AFE4" w14:textId="77777777" w:rsidR="00F9382B" w:rsidRPr="00F9382B" w:rsidRDefault="00F9382B" w:rsidP="00F9382B">
            <w:pPr>
              <w:rPr>
                <w:b/>
                <w:bCs/>
              </w:rPr>
            </w:pPr>
            <w:r w:rsidRPr="00F9382B">
              <w:rPr>
                <w:b/>
                <w:bCs/>
              </w:rPr>
              <w:t>ctypes</w:t>
            </w:r>
          </w:p>
        </w:tc>
        <w:tc>
          <w:tcPr>
            <w:tcW w:w="0" w:type="auto"/>
            <w:vAlign w:val="center"/>
            <w:hideMark/>
          </w:tcPr>
          <w:p w14:paraId="4872B484" w14:textId="77777777" w:rsidR="00F9382B" w:rsidRPr="00F9382B" w:rsidRDefault="00F9382B" w:rsidP="00F9382B">
            <w:pPr>
              <w:rPr>
                <w:b/>
                <w:bCs/>
              </w:rPr>
            </w:pPr>
            <w:r w:rsidRPr="00F9382B">
              <w:rPr>
                <w:b/>
                <w:bCs/>
              </w:rPr>
              <w:t>cffi</w:t>
            </w:r>
          </w:p>
        </w:tc>
      </w:tr>
      <w:tr w:rsidR="00F9382B" w:rsidRPr="00F9382B" w14:paraId="0AE363D2" w14:textId="77777777">
        <w:trPr>
          <w:tblCellSpacing w:w="15" w:type="dxa"/>
        </w:trPr>
        <w:tc>
          <w:tcPr>
            <w:tcW w:w="0" w:type="auto"/>
            <w:vAlign w:val="center"/>
            <w:hideMark/>
          </w:tcPr>
          <w:p w14:paraId="2941210B" w14:textId="77777777" w:rsidR="00F9382B" w:rsidRPr="00F9382B" w:rsidRDefault="00F9382B" w:rsidP="00F9382B">
            <w:r w:rsidRPr="00F9382B">
              <w:t>Argument marshalling</w:t>
            </w:r>
          </w:p>
        </w:tc>
        <w:tc>
          <w:tcPr>
            <w:tcW w:w="0" w:type="auto"/>
            <w:vAlign w:val="center"/>
            <w:hideMark/>
          </w:tcPr>
          <w:p w14:paraId="429D6828" w14:textId="77777777" w:rsidR="00F9382B" w:rsidRPr="00F9382B" w:rsidRDefault="00F9382B" w:rsidP="00F9382B">
            <w:r w:rsidRPr="00F9382B">
              <w:t>Zero — PyArg_ParseTuple is part of your C code</w:t>
            </w:r>
          </w:p>
        </w:tc>
        <w:tc>
          <w:tcPr>
            <w:tcW w:w="0" w:type="auto"/>
            <w:vAlign w:val="center"/>
            <w:hideMark/>
          </w:tcPr>
          <w:p w14:paraId="2BB1931C" w14:textId="77777777" w:rsidR="00F9382B" w:rsidRPr="00F9382B" w:rsidRDefault="00F9382B" w:rsidP="00F9382B">
            <w:r w:rsidRPr="00F9382B">
              <w:t>Yes — happens in Python layer</w:t>
            </w:r>
          </w:p>
        </w:tc>
        <w:tc>
          <w:tcPr>
            <w:tcW w:w="0" w:type="auto"/>
            <w:vAlign w:val="center"/>
            <w:hideMark/>
          </w:tcPr>
          <w:p w14:paraId="56656513" w14:textId="77777777" w:rsidR="00F9382B" w:rsidRPr="00F9382B" w:rsidRDefault="00F9382B" w:rsidP="00F9382B">
            <w:r w:rsidRPr="00F9382B">
              <w:t>Yes — happens in Python layer</w:t>
            </w:r>
          </w:p>
        </w:tc>
      </w:tr>
      <w:tr w:rsidR="00F9382B" w:rsidRPr="00F9382B" w14:paraId="40A916CF" w14:textId="77777777">
        <w:trPr>
          <w:tblCellSpacing w:w="15" w:type="dxa"/>
        </w:trPr>
        <w:tc>
          <w:tcPr>
            <w:tcW w:w="0" w:type="auto"/>
            <w:vAlign w:val="center"/>
            <w:hideMark/>
          </w:tcPr>
          <w:p w14:paraId="50792191" w14:textId="77777777" w:rsidR="00F9382B" w:rsidRPr="00F9382B" w:rsidRDefault="00F9382B" w:rsidP="00F9382B">
            <w:r w:rsidRPr="00F9382B">
              <w:t>Return value</w:t>
            </w:r>
          </w:p>
        </w:tc>
        <w:tc>
          <w:tcPr>
            <w:tcW w:w="0" w:type="auto"/>
            <w:vAlign w:val="center"/>
            <w:hideMark/>
          </w:tcPr>
          <w:p w14:paraId="52098CF2" w14:textId="77777777" w:rsidR="00F9382B" w:rsidRPr="00F9382B" w:rsidRDefault="00F9382B" w:rsidP="00F9382B">
            <w:r w:rsidRPr="00F9382B">
              <w:t>Zero — you build PyBytes directly in C</w:t>
            </w:r>
          </w:p>
        </w:tc>
        <w:tc>
          <w:tcPr>
            <w:tcW w:w="0" w:type="auto"/>
            <w:vAlign w:val="center"/>
            <w:hideMark/>
          </w:tcPr>
          <w:p w14:paraId="5370EE83" w14:textId="77777777" w:rsidR="00F9382B" w:rsidRPr="00F9382B" w:rsidRDefault="00F9382B" w:rsidP="00F9382B">
            <w:r w:rsidRPr="00F9382B">
              <w:t>Yes — C pointer → Python object</w:t>
            </w:r>
          </w:p>
        </w:tc>
        <w:tc>
          <w:tcPr>
            <w:tcW w:w="0" w:type="auto"/>
            <w:vAlign w:val="center"/>
            <w:hideMark/>
          </w:tcPr>
          <w:p w14:paraId="2E7B062F" w14:textId="77777777" w:rsidR="00F9382B" w:rsidRPr="00F9382B" w:rsidRDefault="00F9382B" w:rsidP="00F9382B">
            <w:r w:rsidRPr="00F9382B">
              <w:t>Yes — C pointer → Python object</w:t>
            </w:r>
          </w:p>
        </w:tc>
      </w:tr>
      <w:tr w:rsidR="00F9382B" w:rsidRPr="00F9382B" w14:paraId="5D97FDC6" w14:textId="77777777">
        <w:trPr>
          <w:tblCellSpacing w:w="15" w:type="dxa"/>
        </w:trPr>
        <w:tc>
          <w:tcPr>
            <w:tcW w:w="0" w:type="auto"/>
            <w:vAlign w:val="center"/>
            <w:hideMark/>
          </w:tcPr>
          <w:p w14:paraId="31DCE5F5" w14:textId="77777777" w:rsidR="00F9382B" w:rsidRPr="00F9382B" w:rsidRDefault="00F9382B" w:rsidP="00F9382B">
            <w:r w:rsidRPr="00F9382B">
              <w:t>Per-call overhead</w:t>
            </w:r>
          </w:p>
        </w:tc>
        <w:tc>
          <w:tcPr>
            <w:tcW w:w="0" w:type="auto"/>
            <w:vAlign w:val="center"/>
            <w:hideMark/>
          </w:tcPr>
          <w:p w14:paraId="026EAAEB" w14:textId="77777777" w:rsidR="00F9382B" w:rsidRPr="00F9382B" w:rsidRDefault="00F9382B" w:rsidP="00F9382B">
            <w:r w:rsidRPr="00F9382B">
              <w:t>~10-50ns</w:t>
            </w:r>
          </w:p>
        </w:tc>
        <w:tc>
          <w:tcPr>
            <w:tcW w:w="0" w:type="auto"/>
            <w:vAlign w:val="center"/>
            <w:hideMark/>
          </w:tcPr>
          <w:p w14:paraId="6A9FB4B6" w14:textId="77777777" w:rsidR="00F9382B" w:rsidRPr="00F9382B" w:rsidRDefault="00F9382B" w:rsidP="00F9382B">
            <w:r w:rsidRPr="00F9382B">
              <w:t>~100-500ns</w:t>
            </w:r>
          </w:p>
        </w:tc>
        <w:tc>
          <w:tcPr>
            <w:tcW w:w="0" w:type="auto"/>
            <w:vAlign w:val="center"/>
            <w:hideMark/>
          </w:tcPr>
          <w:p w14:paraId="0BE4A4EE" w14:textId="77777777" w:rsidR="00F9382B" w:rsidRPr="00F9382B" w:rsidRDefault="00F9382B" w:rsidP="00F9382B">
            <w:r w:rsidRPr="00F9382B">
              <w:t>~50-200ns</w:t>
            </w:r>
          </w:p>
        </w:tc>
      </w:tr>
      <w:tr w:rsidR="00F9382B" w:rsidRPr="00F9382B" w14:paraId="28F07B69" w14:textId="77777777">
        <w:trPr>
          <w:tblCellSpacing w:w="15" w:type="dxa"/>
        </w:trPr>
        <w:tc>
          <w:tcPr>
            <w:tcW w:w="0" w:type="auto"/>
            <w:vAlign w:val="center"/>
            <w:hideMark/>
          </w:tcPr>
          <w:p w14:paraId="2AEF816D" w14:textId="77777777" w:rsidR="00F9382B" w:rsidRPr="00F9382B" w:rsidRDefault="00F9382B" w:rsidP="00F9382B">
            <w:r w:rsidRPr="00F9382B">
              <w:t>For hwrng 1MB call</w:t>
            </w:r>
          </w:p>
        </w:tc>
        <w:tc>
          <w:tcPr>
            <w:tcW w:w="0" w:type="auto"/>
            <w:vAlign w:val="center"/>
            <w:hideMark/>
          </w:tcPr>
          <w:p w14:paraId="41450D09" w14:textId="77777777" w:rsidR="00F9382B" w:rsidRPr="00F9382B" w:rsidRDefault="00F9382B" w:rsidP="00F9382B">
            <w:r w:rsidRPr="00F9382B">
              <w:t>Irrelevant vs RDSEED time</w:t>
            </w:r>
          </w:p>
        </w:tc>
        <w:tc>
          <w:tcPr>
            <w:tcW w:w="0" w:type="auto"/>
            <w:vAlign w:val="center"/>
            <w:hideMark/>
          </w:tcPr>
          <w:p w14:paraId="1111F554" w14:textId="77777777" w:rsidR="00F9382B" w:rsidRPr="00F9382B" w:rsidRDefault="00F9382B" w:rsidP="00F9382B">
            <w:r w:rsidRPr="00F9382B">
              <w:t>Irrelevant vs RDSEED time</w:t>
            </w:r>
          </w:p>
        </w:tc>
        <w:tc>
          <w:tcPr>
            <w:tcW w:w="0" w:type="auto"/>
            <w:vAlign w:val="center"/>
            <w:hideMark/>
          </w:tcPr>
          <w:p w14:paraId="78FD4FEF" w14:textId="77777777" w:rsidR="00F9382B" w:rsidRPr="00F9382B" w:rsidRDefault="00F9382B" w:rsidP="00F9382B">
            <w:r w:rsidRPr="00F9382B">
              <w:t>Irrelevant vs RDSEED time</w:t>
            </w:r>
          </w:p>
        </w:tc>
      </w:tr>
    </w:tbl>
    <w:p w14:paraId="2CBB4117" w14:textId="77777777" w:rsidR="00F9382B" w:rsidRPr="00F9382B" w:rsidRDefault="00F9382B" w:rsidP="00F9382B">
      <w:r w:rsidRPr="00F9382B">
        <w:pict w14:anchorId="28E2B346">
          <v:rect id="_x0000_i2184" style="width:0;height:1.5pt" o:hralign="center" o:hrstd="t" o:hr="t" fillcolor="#a0a0a0" stroked="f"/>
        </w:pict>
      </w:r>
    </w:p>
    <w:p w14:paraId="26BCCFF2" w14:textId="77777777" w:rsidR="00F9382B" w:rsidRPr="00F9382B" w:rsidRDefault="00F9382B" w:rsidP="00F9382B">
      <w:pPr>
        <w:rPr>
          <w:b/>
          <w:bCs/>
        </w:rPr>
      </w:pPr>
      <w:r w:rsidRPr="00F9382B">
        <w:rPr>
          <w:b/>
          <w:bCs/>
        </w:rPr>
        <w:t>But There Is A Deeper Problem With ctypes/cffi For hwrng</w:t>
      </w:r>
    </w:p>
    <w:p w14:paraId="3482406B" w14:textId="77777777" w:rsidR="00F9382B" w:rsidRPr="00F9382B" w:rsidRDefault="00F9382B" w:rsidP="00F9382B">
      <w:r w:rsidRPr="00F9382B">
        <w:t>Performance is actually the lesser concern. The bigger issue is:</w:t>
      </w:r>
    </w:p>
    <w:p w14:paraId="03EE29FB" w14:textId="77777777" w:rsidR="00F9382B" w:rsidRPr="00F9382B" w:rsidRDefault="00F9382B" w:rsidP="00F9382B">
      <w:r w:rsidRPr="00F9382B">
        <w:t>c</w:t>
      </w:r>
    </w:p>
    <w:p w14:paraId="62CD453E" w14:textId="77777777" w:rsidR="00F9382B" w:rsidRPr="00F9382B" w:rsidRDefault="00F9382B" w:rsidP="00F9382B">
      <w:r w:rsidRPr="00F9382B">
        <w:t>// Your C code has this — Python C API specific:</w:t>
      </w:r>
    </w:p>
    <w:p w14:paraId="77E64B2A" w14:textId="77777777" w:rsidR="00F9382B" w:rsidRPr="00F9382B" w:rsidRDefault="00F9382B" w:rsidP="00F9382B">
      <w:r w:rsidRPr="00F9382B">
        <w:t>Py_BEGIN_ALLOW_THREADS   ← releases GIL during RDSEED loop</w:t>
      </w:r>
    </w:p>
    <w:p w14:paraId="58DE7CD2" w14:textId="77777777" w:rsidR="00F9382B" w:rsidRPr="00F9382B" w:rsidRDefault="00F9382B" w:rsidP="00F9382B">
      <w:r w:rsidRPr="00F9382B">
        <w:t xml:space="preserve">    ... RDSEED loop ...</w:t>
      </w:r>
    </w:p>
    <w:p w14:paraId="6A677A26" w14:textId="77777777" w:rsidR="00F9382B" w:rsidRPr="00F9382B" w:rsidRDefault="00F9382B" w:rsidP="00F9382B">
      <w:r w:rsidRPr="00F9382B">
        <w:t>Py_END_ALLOW_THREADS     ← reacquires GIL</w:t>
      </w:r>
    </w:p>
    <w:p w14:paraId="1EC5F94B" w14:textId="77777777" w:rsidR="00F9382B" w:rsidRPr="00F9382B" w:rsidRDefault="00F9382B" w:rsidP="00F9382B"/>
    <w:p w14:paraId="2BF984E5" w14:textId="77777777" w:rsidR="00F9382B" w:rsidRPr="00F9382B" w:rsidRDefault="00F9382B" w:rsidP="00F9382B">
      <w:r w:rsidRPr="00F9382B">
        <w:t>// ctypes does release the GIL automatically during calls</w:t>
      </w:r>
    </w:p>
    <w:p w14:paraId="1E6C0615" w14:textId="77777777" w:rsidR="00F9382B" w:rsidRPr="00F9382B" w:rsidRDefault="00F9382B" w:rsidP="00F9382B">
      <w:r w:rsidRPr="00F9382B">
        <w:t>// cffi also releases GIL</w:t>
      </w:r>
    </w:p>
    <w:p w14:paraId="313212A5" w14:textId="77777777" w:rsidR="00F9382B" w:rsidRPr="00F9382B" w:rsidRDefault="00F9382B" w:rsidP="00F9382B">
      <w:r w:rsidRPr="00F9382B">
        <w:t>// So this specific feature is not lost</w:t>
      </w:r>
    </w:p>
    <w:p w14:paraId="69021490" w14:textId="77777777" w:rsidR="00F9382B" w:rsidRPr="00F9382B" w:rsidRDefault="00F9382B" w:rsidP="00F9382B">
      <w:r w:rsidRPr="00F9382B">
        <w:t>But this is:</w:t>
      </w:r>
    </w:p>
    <w:p w14:paraId="0FDBC33D" w14:textId="77777777" w:rsidR="00F9382B" w:rsidRPr="00F9382B" w:rsidRDefault="00F9382B" w:rsidP="00F9382B">
      <w:r w:rsidRPr="00F9382B">
        <w:t>c</w:t>
      </w:r>
    </w:p>
    <w:p w14:paraId="7CDDB65A" w14:textId="77777777" w:rsidR="00F9382B" w:rsidRPr="00F9382B" w:rsidRDefault="00F9382B" w:rsidP="00F9382B">
      <w:r w:rsidRPr="00F9382B">
        <w:t>// hwrng.c exports:</w:t>
      </w:r>
    </w:p>
    <w:p w14:paraId="60A98791" w14:textId="77777777" w:rsidR="00F9382B" w:rsidRPr="00F9382B" w:rsidRDefault="00F9382B" w:rsidP="00F9382B">
      <w:r w:rsidRPr="00F9382B">
        <w:lastRenderedPageBreak/>
        <w:t>PyMODINIT_FUNC PyInit_hwrng(void)</w:t>
      </w:r>
    </w:p>
    <w:p w14:paraId="62C29CAA" w14:textId="77777777" w:rsidR="00F9382B" w:rsidRPr="00F9382B" w:rsidRDefault="00F9382B" w:rsidP="00F9382B"/>
    <w:p w14:paraId="5F01218A" w14:textId="77777777" w:rsidR="00F9382B" w:rsidRPr="00F9382B" w:rsidRDefault="00F9382B" w:rsidP="00F9382B">
      <w:r w:rsidRPr="00F9382B">
        <w:t>// ctypes/cffi expect plain C exports like:</w:t>
      </w:r>
    </w:p>
    <w:p w14:paraId="497087AB" w14:textId="77777777" w:rsidR="00F9382B" w:rsidRPr="00F9382B" w:rsidRDefault="00F9382B" w:rsidP="00F9382B">
      <w:r w:rsidRPr="00F9382B">
        <w:t>int rdseed_raw_bytes(uint8_t *buf, size_t n);</w:t>
      </w:r>
    </w:p>
    <w:p w14:paraId="7D119178" w14:textId="77777777" w:rsidR="00F9382B" w:rsidRPr="00F9382B" w:rsidRDefault="00F9382B" w:rsidP="00F9382B"/>
    <w:p w14:paraId="2606AD72" w14:textId="77777777" w:rsidR="00F9382B" w:rsidRPr="00F9382B" w:rsidRDefault="00F9382B" w:rsidP="00F9382B">
      <w:r w:rsidRPr="00F9382B">
        <w:t>// PyInit_hwrng is meaningless to ctypes/cffi</w:t>
      </w:r>
    </w:p>
    <w:p w14:paraId="6938A3D6" w14:textId="77777777" w:rsidR="00F9382B" w:rsidRPr="00F9382B" w:rsidRDefault="00F9382B" w:rsidP="00F9382B">
      <w:r w:rsidRPr="00F9382B">
        <w:t>// You would need to rewrite hwrng.c to remove the Python C API</w:t>
      </w:r>
    </w:p>
    <w:p w14:paraId="3CF23623" w14:textId="77777777" w:rsidR="00F9382B" w:rsidRPr="00F9382B" w:rsidRDefault="00F9382B" w:rsidP="00F9382B">
      <w:r w:rsidRPr="00F9382B">
        <w:t>// entirely — it becomes a different file</w:t>
      </w:r>
    </w:p>
    <w:p w14:paraId="3313BE0C" w14:textId="77777777" w:rsidR="00F9382B" w:rsidRPr="00F9382B" w:rsidRDefault="00F9382B" w:rsidP="00F9382B">
      <w:r w:rsidRPr="00F9382B">
        <w:t xml:space="preserve">This is the real reason ctypes/cffi is wrong here — not performance. </w:t>
      </w:r>
      <w:r w:rsidRPr="00F9382B">
        <w:rPr>
          <w:b/>
          <w:bCs/>
        </w:rPr>
        <w:t>Your hwrng.c is not a plain C library.</w:t>
      </w:r>
      <w:r w:rsidRPr="00F9382B">
        <w:t xml:space="preserve"> It is a Python extension module. Using ctypes/cffi would require rewriting it into something structurally different, losing Py_BEGIN_ALLOW_THREADS, PyBytes direct construction, and all the careful GIL handling already in the code.</w:t>
      </w:r>
    </w:p>
    <w:p w14:paraId="176EAA54" w14:textId="77777777" w:rsidR="00F9382B" w:rsidRPr="00F9382B" w:rsidRDefault="00F9382B" w:rsidP="00F9382B">
      <w:r w:rsidRPr="00F9382B">
        <w:pict w14:anchorId="1C043F1A">
          <v:rect id="_x0000_i2185" style="width:0;height:1.5pt" o:hralign="center" o:hrstd="t" o:hr="t" fillcolor="#a0a0a0" stroked="f"/>
        </w:pict>
      </w:r>
    </w:p>
    <w:p w14:paraId="0B891570" w14:textId="77777777" w:rsidR="00F9382B" w:rsidRPr="00F9382B" w:rsidRDefault="00F9382B" w:rsidP="00F9382B">
      <w:pPr>
        <w:rPr>
          <w:b/>
          <w:bCs/>
        </w:rPr>
      </w:pPr>
      <w:r w:rsidRPr="00F9382B">
        <w:rPr>
          <w:b/>
          <w:bCs/>
        </w:rPr>
        <w:t>One Line Summary</w:t>
      </w:r>
    </w:p>
    <w:p w14:paraId="250810A7" w14:textId="77777777" w:rsidR="00F9382B" w:rsidRPr="00F9382B" w:rsidRDefault="00F9382B" w:rsidP="00F9382B">
      <w:r w:rsidRPr="00F9382B">
        <w:t>ctypes/cffi overhead is real but irrelevant for hwrng because RDSEED dominates call time. The actual reason to avoid them is that your C code is already a Python extension module — forcing ctypes/cffi onto it would mean rewriting it into a plain C library, losing all the Python C API work already done correctly.</w:t>
      </w:r>
    </w:p>
    <w:p w14:paraId="41739B87" w14:textId="77777777" w:rsidR="00F9382B" w:rsidRPr="00F9382B" w:rsidRDefault="00F9382B" w:rsidP="00F9382B">
      <w:r w:rsidRPr="00F9382B">
        <w:t>Do not use artifacts. Give all above codes in-line here as a part of chat session.</w:t>
      </w:r>
    </w:p>
    <w:p w14:paraId="0B22611D" w14:textId="77777777" w:rsidR="00F9382B" w:rsidRPr="00F9382B" w:rsidRDefault="00F9382B" w:rsidP="00F9382B">
      <w:r w:rsidRPr="00F9382B">
        <w:t>Here is the complete pure CMake + Makefile setup (Option A), with hwrng.c left completely untouched, no PEP 517 backend, no scikit-build-core, no meson-python.</w:t>
      </w:r>
    </w:p>
    <w:p w14:paraId="40F44B8F" w14:textId="77777777" w:rsidR="00F9382B" w:rsidRPr="00F9382B" w:rsidRDefault="00F9382B" w:rsidP="00F9382B">
      <w:r w:rsidRPr="00F9382B">
        <w:pict w14:anchorId="69F58489">
          <v:rect id="_x0000_i2186" style="width:0;height:1.5pt" o:hralign="center" o:hrstd="t" o:hr="t" fillcolor="#a0a0a0" stroked="f"/>
        </w:pict>
      </w:r>
    </w:p>
    <w:p w14:paraId="7703855D" w14:textId="77777777" w:rsidR="00F9382B" w:rsidRPr="00F9382B" w:rsidRDefault="00F9382B" w:rsidP="00F9382B">
      <w:pPr>
        <w:rPr>
          <w:b/>
          <w:bCs/>
        </w:rPr>
      </w:pPr>
      <w:r w:rsidRPr="00F9382B">
        <w:rPr>
          <w:b/>
          <w:bCs/>
        </w:rPr>
        <w:t>CMakeLists.txt</w:t>
      </w:r>
    </w:p>
    <w:p w14:paraId="5D202783" w14:textId="77777777" w:rsidR="00F9382B" w:rsidRPr="00F9382B" w:rsidRDefault="00F9382B" w:rsidP="00F9382B">
      <w:r w:rsidRPr="00F9382B">
        <w:t>cmake</w:t>
      </w:r>
    </w:p>
    <w:p w14:paraId="3598A7A1" w14:textId="77777777" w:rsidR="00F9382B" w:rsidRPr="00F9382B" w:rsidRDefault="00F9382B" w:rsidP="00F9382B">
      <w:r w:rsidRPr="00F9382B">
        <w:t>cmake_minimum_required(VERSION 3.20)</w:t>
      </w:r>
    </w:p>
    <w:p w14:paraId="3C639990" w14:textId="77777777" w:rsidR="00F9382B" w:rsidRPr="00F9382B" w:rsidRDefault="00F9382B" w:rsidP="00F9382B">
      <w:r w:rsidRPr="00F9382B">
        <w:t>project(hwrng VERSION 1.0.0 LANGUAGES C)</w:t>
      </w:r>
    </w:p>
    <w:p w14:paraId="54070D7E" w14:textId="77777777" w:rsidR="00F9382B" w:rsidRPr="00F9382B" w:rsidRDefault="00F9382B" w:rsidP="00F9382B"/>
    <w:p w14:paraId="2D9D6EFF" w14:textId="77777777" w:rsidR="00F9382B" w:rsidRPr="00F9382B" w:rsidRDefault="00F9382B" w:rsidP="00F9382B">
      <w:r w:rsidRPr="00F9382B">
        <w:t># ── Require 64-bit x86_64 ─────────────────────────────────────────────────────</w:t>
      </w:r>
    </w:p>
    <w:p w14:paraId="0BB7E669" w14:textId="77777777" w:rsidR="00F9382B" w:rsidRPr="00F9382B" w:rsidRDefault="00F9382B" w:rsidP="00F9382B">
      <w:r w:rsidRPr="00F9382B">
        <w:t># Mirror the hard error in hwrng.c — fail early before anything is compiled</w:t>
      </w:r>
    </w:p>
    <w:p w14:paraId="290EFF58" w14:textId="77777777" w:rsidR="00F9382B" w:rsidRPr="00F9382B" w:rsidRDefault="00F9382B" w:rsidP="00F9382B">
      <w:r w:rsidRPr="00F9382B">
        <w:t>if(NOT (CMAKE_SYSTEM_PROCESSOR MATCHES "x86_64|AMD64"))</w:t>
      </w:r>
    </w:p>
    <w:p w14:paraId="3F66AB76" w14:textId="77777777" w:rsidR="00F9382B" w:rsidRPr="00F9382B" w:rsidRDefault="00F9382B" w:rsidP="00F9382B">
      <w:r w:rsidRPr="00F9382B">
        <w:t xml:space="preserve">    message(FATAL_ERROR</w:t>
      </w:r>
    </w:p>
    <w:p w14:paraId="60CC9532" w14:textId="77777777" w:rsidR="00F9382B" w:rsidRPr="00F9382B" w:rsidRDefault="00F9382B" w:rsidP="00F9382B">
      <w:r w:rsidRPr="00F9382B">
        <w:t xml:space="preserve">        "hwrng requires 64-bit x86_64 architecture.\n"</w:t>
      </w:r>
    </w:p>
    <w:p w14:paraId="23849C5F" w14:textId="77777777" w:rsidR="00F9382B" w:rsidRPr="00F9382B" w:rsidRDefault="00F9382B" w:rsidP="00F9382B">
      <w:r w:rsidRPr="00F9382B">
        <w:t xml:space="preserve">        "Detected: ${CMAKE_SYSTEM_PROCESSOR}")</w:t>
      </w:r>
    </w:p>
    <w:p w14:paraId="316FAFFF" w14:textId="77777777" w:rsidR="00F9382B" w:rsidRPr="00F9382B" w:rsidRDefault="00F9382B" w:rsidP="00F9382B">
      <w:r w:rsidRPr="00F9382B">
        <w:t>endif()</w:t>
      </w:r>
    </w:p>
    <w:p w14:paraId="24BF880E" w14:textId="77777777" w:rsidR="00F9382B" w:rsidRPr="00F9382B" w:rsidRDefault="00F9382B" w:rsidP="00F9382B"/>
    <w:p w14:paraId="62D34053" w14:textId="77777777" w:rsidR="00F9382B" w:rsidRPr="00F9382B" w:rsidRDefault="00F9382B" w:rsidP="00F9382B">
      <w:r w:rsidRPr="00F9382B">
        <w:t># ── Find Python ───────────────────────────────────────────────────────────────</w:t>
      </w:r>
    </w:p>
    <w:p w14:paraId="5D5795AE" w14:textId="77777777" w:rsidR="00F9382B" w:rsidRPr="00F9382B" w:rsidRDefault="00F9382B" w:rsidP="00F9382B">
      <w:r w:rsidRPr="00F9382B">
        <w:t># Development.Module finds only headers + stable ABI stub, not full libpython</w:t>
      </w:r>
    </w:p>
    <w:p w14:paraId="041612C6" w14:textId="77777777" w:rsidR="00F9382B" w:rsidRPr="00F9382B" w:rsidRDefault="00F9382B" w:rsidP="00F9382B">
      <w:r w:rsidRPr="00F9382B">
        <w:t>find_package(Python3 REQUIRED COMPONENTS Interpreter Development.Module)</w:t>
      </w:r>
    </w:p>
    <w:p w14:paraId="5DDAF23F" w14:textId="77777777" w:rsidR="00F9382B" w:rsidRPr="00F9382B" w:rsidRDefault="00F9382B" w:rsidP="00F9382B"/>
    <w:p w14:paraId="338C3D32" w14:textId="77777777" w:rsidR="00F9382B" w:rsidRPr="00F9382B" w:rsidRDefault="00F9382B" w:rsidP="00F9382B">
      <w:r w:rsidRPr="00F9382B">
        <w:t># ── Compiler detection ────────────────────────────────────────────────────────</w:t>
      </w:r>
    </w:p>
    <w:p w14:paraId="261466A1" w14:textId="77777777" w:rsidR="00F9382B" w:rsidRPr="00F9382B" w:rsidRDefault="00F9382B" w:rsidP="00F9382B">
      <w:r w:rsidRPr="00F9382B">
        <w:t>if(MSVC OR (CMAKE_C_COMPILER_ID STREQUAL "Clang" AND CMAKE_CXX_SIMULATE_ID STREQUAL "MSVC"))</w:t>
      </w:r>
    </w:p>
    <w:p w14:paraId="77B2028E" w14:textId="77777777" w:rsidR="00F9382B" w:rsidRPr="00F9382B" w:rsidRDefault="00F9382B" w:rsidP="00F9382B">
      <w:r w:rsidRPr="00F9382B">
        <w:t xml:space="preserve">    set(IS_MSVC_LIKE TRUE)</w:t>
      </w:r>
    </w:p>
    <w:p w14:paraId="0318FA26" w14:textId="77777777" w:rsidR="00F9382B" w:rsidRPr="00F9382B" w:rsidRDefault="00F9382B" w:rsidP="00F9382B">
      <w:r w:rsidRPr="00F9382B">
        <w:t>else()</w:t>
      </w:r>
    </w:p>
    <w:p w14:paraId="70414151" w14:textId="77777777" w:rsidR="00F9382B" w:rsidRPr="00F9382B" w:rsidRDefault="00F9382B" w:rsidP="00F9382B">
      <w:r w:rsidRPr="00F9382B">
        <w:t xml:space="preserve">    set(IS_MSVC_LIKE FALSE)</w:t>
      </w:r>
    </w:p>
    <w:p w14:paraId="1273C581" w14:textId="77777777" w:rsidR="00F9382B" w:rsidRPr="00F9382B" w:rsidRDefault="00F9382B" w:rsidP="00F9382B">
      <w:r w:rsidRPr="00F9382B">
        <w:t>endif()</w:t>
      </w:r>
    </w:p>
    <w:p w14:paraId="7E6CA0D4" w14:textId="77777777" w:rsidR="00F9382B" w:rsidRPr="00F9382B" w:rsidRDefault="00F9382B" w:rsidP="00F9382B"/>
    <w:p w14:paraId="2862E359" w14:textId="77777777" w:rsidR="00F9382B" w:rsidRPr="00F9382B" w:rsidRDefault="00F9382B" w:rsidP="00F9382B">
      <w:r w:rsidRPr="00F9382B">
        <w:t># ── Compiler flags ────────────────────────────────────────────────────────────</w:t>
      </w:r>
    </w:p>
    <w:p w14:paraId="74B88A65" w14:textId="77777777" w:rsidR="00F9382B" w:rsidRPr="00F9382B" w:rsidRDefault="00F9382B" w:rsidP="00F9382B">
      <w:r w:rsidRPr="00F9382B">
        <w:t>if(IS_MSVC_LIKE)</w:t>
      </w:r>
    </w:p>
    <w:p w14:paraId="66A24651" w14:textId="77777777" w:rsidR="00F9382B" w:rsidRPr="00F9382B" w:rsidRDefault="00F9382B" w:rsidP="00F9382B">
      <w:r w:rsidRPr="00F9382B">
        <w:t xml:space="preserve">    set(RDSEED_C_FLAGS</w:t>
      </w:r>
    </w:p>
    <w:p w14:paraId="7A70748D" w14:textId="77777777" w:rsidR="00F9382B" w:rsidRPr="00F9382B" w:rsidRDefault="00F9382B" w:rsidP="00F9382B">
      <w:r w:rsidRPr="00F9382B">
        <w:t xml:space="preserve">        /arch:AVX2</w:t>
      </w:r>
    </w:p>
    <w:p w14:paraId="47345157" w14:textId="77777777" w:rsidR="00F9382B" w:rsidRPr="00F9382B" w:rsidRDefault="00F9382B" w:rsidP="00F9382B">
      <w:r w:rsidRPr="00F9382B">
        <w:t xml:space="preserve">        /O2</w:t>
      </w:r>
    </w:p>
    <w:p w14:paraId="3D2143DB" w14:textId="77777777" w:rsidR="00F9382B" w:rsidRPr="00F9382B" w:rsidRDefault="00F9382B" w:rsidP="00F9382B">
      <w:r w:rsidRPr="00F9382B">
        <w:t xml:space="preserve">        /DPy_LIMITED_API=0x030e0000</w:t>
      </w:r>
    </w:p>
    <w:p w14:paraId="40350CD0" w14:textId="77777777" w:rsidR="00F9382B" w:rsidRPr="00F9382B" w:rsidRDefault="00F9382B" w:rsidP="00F9382B">
      <w:r w:rsidRPr="00F9382B">
        <w:t xml:space="preserve">    )</w:t>
      </w:r>
    </w:p>
    <w:p w14:paraId="4E3962C0" w14:textId="77777777" w:rsidR="00F9382B" w:rsidRPr="00F9382B" w:rsidRDefault="00F9382B" w:rsidP="00F9382B">
      <w:r w:rsidRPr="00F9382B">
        <w:t>elseif(APPLE)</w:t>
      </w:r>
    </w:p>
    <w:p w14:paraId="0A8E3BC4" w14:textId="77777777" w:rsidR="00F9382B" w:rsidRPr="00F9382B" w:rsidRDefault="00F9382B" w:rsidP="00F9382B">
      <w:r w:rsidRPr="00F9382B">
        <w:t xml:space="preserve">    set(RDSEED_C_FLAGS</w:t>
      </w:r>
    </w:p>
    <w:p w14:paraId="0D9783C8" w14:textId="77777777" w:rsidR="00F9382B" w:rsidRPr="00F9382B" w:rsidRDefault="00F9382B" w:rsidP="00F9382B">
      <w:r w:rsidRPr="00F9382B">
        <w:t xml:space="preserve">        -mrdseed</w:t>
      </w:r>
    </w:p>
    <w:p w14:paraId="08A73E44" w14:textId="77777777" w:rsidR="00F9382B" w:rsidRPr="00F9382B" w:rsidRDefault="00F9382B" w:rsidP="00F9382B">
      <w:r w:rsidRPr="00F9382B">
        <w:t xml:space="preserve">        -msse2</w:t>
      </w:r>
    </w:p>
    <w:p w14:paraId="130C696F" w14:textId="77777777" w:rsidR="00F9382B" w:rsidRPr="00F9382B" w:rsidRDefault="00F9382B" w:rsidP="00F9382B">
      <w:r w:rsidRPr="00F9382B">
        <w:t xml:space="preserve">        -O2</w:t>
      </w:r>
    </w:p>
    <w:p w14:paraId="5E3579AD" w14:textId="77777777" w:rsidR="00F9382B" w:rsidRPr="00F9382B" w:rsidRDefault="00F9382B" w:rsidP="00F9382B">
      <w:r w:rsidRPr="00F9382B">
        <w:t xml:space="preserve">        -march=native</w:t>
      </w:r>
    </w:p>
    <w:p w14:paraId="4489BE16" w14:textId="77777777" w:rsidR="00F9382B" w:rsidRPr="00F9382B" w:rsidRDefault="00F9382B" w:rsidP="00F9382B">
      <w:r w:rsidRPr="00F9382B">
        <w:t xml:space="preserve">        -DPy_LIMITED_API=0x030e0000</w:t>
      </w:r>
    </w:p>
    <w:p w14:paraId="734E1C78" w14:textId="77777777" w:rsidR="00F9382B" w:rsidRPr="00F9382B" w:rsidRDefault="00F9382B" w:rsidP="00F9382B">
      <w:r w:rsidRPr="00F9382B">
        <w:t xml:space="preserve">    )</w:t>
      </w:r>
    </w:p>
    <w:p w14:paraId="16A71691" w14:textId="77777777" w:rsidR="00F9382B" w:rsidRPr="00F9382B" w:rsidRDefault="00F9382B" w:rsidP="00F9382B">
      <w:r w:rsidRPr="00F9382B">
        <w:t>else()</w:t>
      </w:r>
    </w:p>
    <w:p w14:paraId="23196C9A" w14:textId="77777777" w:rsidR="00F9382B" w:rsidRPr="00F9382B" w:rsidRDefault="00F9382B" w:rsidP="00F9382B">
      <w:r w:rsidRPr="00F9382B">
        <w:t xml:space="preserve">    # Linux GCC/Clang, MSYS2 MinGW, standalone Windows Clang</w:t>
      </w:r>
    </w:p>
    <w:p w14:paraId="21682511" w14:textId="77777777" w:rsidR="00F9382B" w:rsidRPr="00F9382B" w:rsidRDefault="00F9382B" w:rsidP="00F9382B">
      <w:r w:rsidRPr="00F9382B">
        <w:t xml:space="preserve">    set(RDSEED_C_FLAGS</w:t>
      </w:r>
    </w:p>
    <w:p w14:paraId="3362BDD7" w14:textId="77777777" w:rsidR="00F9382B" w:rsidRPr="00F9382B" w:rsidRDefault="00F9382B" w:rsidP="00F9382B">
      <w:r w:rsidRPr="00F9382B">
        <w:t xml:space="preserve">        -mrdseed</w:t>
      </w:r>
    </w:p>
    <w:p w14:paraId="6E19B193" w14:textId="77777777" w:rsidR="00F9382B" w:rsidRPr="00F9382B" w:rsidRDefault="00F9382B" w:rsidP="00F9382B">
      <w:r w:rsidRPr="00F9382B">
        <w:t xml:space="preserve">        -msse2</w:t>
      </w:r>
    </w:p>
    <w:p w14:paraId="6ABE57C0" w14:textId="77777777" w:rsidR="00F9382B" w:rsidRPr="00F9382B" w:rsidRDefault="00F9382B" w:rsidP="00F9382B">
      <w:r w:rsidRPr="00F9382B">
        <w:t xml:space="preserve">        -O2</w:t>
      </w:r>
    </w:p>
    <w:p w14:paraId="23394AA0" w14:textId="77777777" w:rsidR="00F9382B" w:rsidRPr="00F9382B" w:rsidRDefault="00F9382B" w:rsidP="00F9382B">
      <w:r w:rsidRPr="00F9382B">
        <w:t xml:space="preserve">        -DPy_LIMITED_API=0x030e0000</w:t>
      </w:r>
    </w:p>
    <w:p w14:paraId="67F0A8D9" w14:textId="77777777" w:rsidR="00F9382B" w:rsidRPr="00F9382B" w:rsidRDefault="00F9382B" w:rsidP="00F9382B">
      <w:r w:rsidRPr="00F9382B">
        <w:t xml:space="preserve">    )</w:t>
      </w:r>
    </w:p>
    <w:p w14:paraId="168A8D0A" w14:textId="77777777" w:rsidR="00F9382B" w:rsidRPr="00F9382B" w:rsidRDefault="00F9382B" w:rsidP="00F9382B">
      <w:r w:rsidRPr="00F9382B">
        <w:t>endif()</w:t>
      </w:r>
    </w:p>
    <w:p w14:paraId="5C5163F1" w14:textId="77777777" w:rsidR="00F9382B" w:rsidRPr="00F9382B" w:rsidRDefault="00F9382B" w:rsidP="00F9382B"/>
    <w:p w14:paraId="3973EDF1" w14:textId="77777777" w:rsidR="00F9382B" w:rsidRPr="00F9382B" w:rsidRDefault="00F9382B" w:rsidP="00F9382B">
      <w:r w:rsidRPr="00F9382B">
        <w:t># ── Verify RDSEED intrinsic compiles ──────────────────────────────────────────</w:t>
      </w:r>
    </w:p>
    <w:p w14:paraId="2F7C04C7" w14:textId="77777777" w:rsidR="00F9382B" w:rsidRPr="00F9382B" w:rsidRDefault="00F9382B" w:rsidP="00F9382B">
      <w:r w:rsidRPr="00F9382B">
        <w:lastRenderedPageBreak/>
        <w:t>include(CheckCSourceCompiles)</w:t>
      </w:r>
    </w:p>
    <w:p w14:paraId="43D0120C" w14:textId="77777777" w:rsidR="00F9382B" w:rsidRPr="00F9382B" w:rsidRDefault="00F9382B" w:rsidP="00F9382B">
      <w:r w:rsidRPr="00F9382B">
        <w:t>include(CMakePushCheckState)</w:t>
      </w:r>
    </w:p>
    <w:p w14:paraId="20512257" w14:textId="77777777" w:rsidR="00F9382B" w:rsidRPr="00F9382B" w:rsidRDefault="00F9382B" w:rsidP="00F9382B"/>
    <w:p w14:paraId="639F1E1F" w14:textId="77777777" w:rsidR="00F9382B" w:rsidRPr="00F9382B" w:rsidRDefault="00F9382B" w:rsidP="00F9382B">
      <w:r w:rsidRPr="00F9382B">
        <w:t>cmake_push_check_state(RESET)</w:t>
      </w:r>
    </w:p>
    <w:p w14:paraId="6A538624" w14:textId="77777777" w:rsidR="00F9382B" w:rsidRPr="00F9382B" w:rsidRDefault="00F9382B" w:rsidP="00F9382B">
      <w:r w:rsidRPr="00F9382B">
        <w:t>list(JOIN RDSEED_C_FLAGS " " _rdseed_flags_str)</w:t>
      </w:r>
    </w:p>
    <w:p w14:paraId="214E0F16" w14:textId="77777777" w:rsidR="00F9382B" w:rsidRPr="00F9382B" w:rsidRDefault="00F9382B" w:rsidP="00F9382B">
      <w:r w:rsidRPr="00F9382B">
        <w:t>set(CMAKE_REQUIRED_FLAGS "${_rdseed_flags_str}")</w:t>
      </w:r>
    </w:p>
    <w:p w14:paraId="4AA58A12" w14:textId="77777777" w:rsidR="00F9382B" w:rsidRPr="00F9382B" w:rsidRDefault="00F9382B" w:rsidP="00F9382B"/>
    <w:p w14:paraId="4BAEAE87" w14:textId="77777777" w:rsidR="00F9382B" w:rsidRPr="00F9382B" w:rsidRDefault="00F9382B" w:rsidP="00F9382B">
      <w:r w:rsidRPr="00F9382B">
        <w:t>check_c_source_compiles("</w:t>
      </w:r>
    </w:p>
    <w:p w14:paraId="076A50A8" w14:textId="77777777" w:rsidR="00F9382B" w:rsidRPr="00F9382B" w:rsidRDefault="00F9382B" w:rsidP="00F9382B">
      <w:r w:rsidRPr="00F9382B">
        <w:t xml:space="preserve">    #include &lt;immintrin.h&gt;</w:t>
      </w:r>
    </w:p>
    <w:p w14:paraId="14A4E7D1" w14:textId="77777777" w:rsidR="00F9382B" w:rsidRPr="00F9382B" w:rsidRDefault="00F9382B" w:rsidP="00F9382B">
      <w:r w:rsidRPr="00F9382B">
        <w:t xml:space="preserve">    int main(void) {</w:t>
      </w:r>
    </w:p>
    <w:p w14:paraId="155E0BE7" w14:textId="77777777" w:rsidR="00F9382B" w:rsidRPr="00F9382B" w:rsidRDefault="00F9382B" w:rsidP="00F9382B">
      <w:r w:rsidRPr="00F9382B">
        <w:t xml:space="preserve">        unsigned long long val;</w:t>
      </w:r>
    </w:p>
    <w:p w14:paraId="53FB61A0" w14:textId="77777777" w:rsidR="00F9382B" w:rsidRPr="00F9382B" w:rsidRDefault="00F9382B" w:rsidP="00F9382B">
      <w:r w:rsidRPr="00F9382B">
        <w:t xml:space="preserve">        return _rdseed64_step(&amp;val) ? 0 : 1;</w:t>
      </w:r>
    </w:p>
    <w:p w14:paraId="6DDD269E" w14:textId="77777777" w:rsidR="00F9382B" w:rsidRPr="00F9382B" w:rsidRDefault="00F9382B" w:rsidP="00F9382B">
      <w:r w:rsidRPr="00F9382B">
        <w:t xml:space="preserve">    }</w:t>
      </w:r>
    </w:p>
    <w:p w14:paraId="581F6007" w14:textId="77777777" w:rsidR="00F9382B" w:rsidRPr="00F9382B" w:rsidRDefault="00F9382B" w:rsidP="00F9382B">
      <w:r w:rsidRPr="00F9382B">
        <w:t>" HAVE_RDSEED)</w:t>
      </w:r>
    </w:p>
    <w:p w14:paraId="46B3C449" w14:textId="77777777" w:rsidR="00F9382B" w:rsidRPr="00F9382B" w:rsidRDefault="00F9382B" w:rsidP="00F9382B"/>
    <w:p w14:paraId="797DF2E4" w14:textId="77777777" w:rsidR="00F9382B" w:rsidRPr="00F9382B" w:rsidRDefault="00F9382B" w:rsidP="00F9382B">
      <w:r w:rsidRPr="00F9382B">
        <w:t>cmake_pop_check_state()</w:t>
      </w:r>
    </w:p>
    <w:p w14:paraId="6FDC14E1" w14:textId="77777777" w:rsidR="00F9382B" w:rsidRPr="00F9382B" w:rsidRDefault="00F9382B" w:rsidP="00F9382B"/>
    <w:p w14:paraId="6919E5E9" w14:textId="77777777" w:rsidR="00F9382B" w:rsidRPr="00F9382B" w:rsidRDefault="00F9382B" w:rsidP="00F9382B">
      <w:r w:rsidRPr="00F9382B">
        <w:t>if(NOT HAVE_RDSEED)</w:t>
      </w:r>
    </w:p>
    <w:p w14:paraId="21960452" w14:textId="77777777" w:rsidR="00F9382B" w:rsidRPr="00F9382B" w:rsidRDefault="00F9382B" w:rsidP="00F9382B">
      <w:r w:rsidRPr="00F9382B">
        <w:t xml:space="preserve">    message(FATAL_ERROR</w:t>
      </w:r>
    </w:p>
    <w:p w14:paraId="13308E1E" w14:textId="77777777" w:rsidR="00F9382B" w:rsidRPr="00F9382B" w:rsidRDefault="00F9382B" w:rsidP="00F9382B">
      <w:r w:rsidRPr="00F9382B">
        <w:t xml:space="preserve">        "RDSEED intrinsic not available.\n"</w:t>
      </w:r>
    </w:p>
    <w:p w14:paraId="48C8BD96" w14:textId="77777777" w:rsidR="00F9382B" w:rsidRPr="00F9382B" w:rsidRDefault="00F9382B" w:rsidP="00F9382B">
      <w:r w:rsidRPr="00F9382B">
        <w:t xml:space="preserve">        "  On Apple Silicon (M1/M2/M3): RDSEED is x86-only — not supported on ARM.\n"</w:t>
      </w:r>
    </w:p>
    <w:p w14:paraId="581DEF2B" w14:textId="77777777" w:rsidR="00F9382B" w:rsidRPr="00F9382B" w:rsidRDefault="00F9382B" w:rsidP="00F9382B">
      <w:r w:rsidRPr="00F9382B">
        <w:t xml:space="preserve">        "  On Intel Mac: update Xcode Command Line Tools.\n"</w:t>
      </w:r>
    </w:p>
    <w:p w14:paraId="0F6D2FFF" w14:textId="77777777" w:rsidR="00F9382B" w:rsidRPr="00F9382B" w:rsidRDefault="00F9382B" w:rsidP="00F9382B">
      <w:r w:rsidRPr="00F9382B">
        <w:t xml:space="preserve">        "  On Linux: use GCC 4.9+ or Clang 3.5+.\n"</w:t>
      </w:r>
    </w:p>
    <w:p w14:paraId="6AD70846" w14:textId="77777777" w:rsidR="00F9382B" w:rsidRPr="00F9382B" w:rsidRDefault="00F9382B" w:rsidP="00F9382B">
      <w:r w:rsidRPr="00F9382B">
        <w:t xml:space="preserve">        "  On MSYS2: ensure ucrt64 toolchain is installed via pacman.")</w:t>
      </w:r>
    </w:p>
    <w:p w14:paraId="56655FF0" w14:textId="77777777" w:rsidR="00F9382B" w:rsidRPr="00F9382B" w:rsidRDefault="00F9382B" w:rsidP="00F9382B">
      <w:r w:rsidRPr="00F9382B">
        <w:t>endif()</w:t>
      </w:r>
    </w:p>
    <w:p w14:paraId="0A1E536E" w14:textId="77777777" w:rsidR="00F9382B" w:rsidRPr="00F9382B" w:rsidRDefault="00F9382B" w:rsidP="00F9382B"/>
    <w:p w14:paraId="48736340" w14:textId="77777777" w:rsidR="00F9382B" w:rsidRPr="00F9382B" w:rsidRDefault="00F9382B" w:rsidP="00F9382B">
      <w:r w:rsidRPr="00F9382B">
        <w:t># ── Python extension module ───────────────────────────────────────────────────</w:t>
      </w:r>
    </w:p>
    <w:p w14:paraId="0DB3623F" w14:textId="77777777" w:rsidR="00F9382B" w:rsidRPr="00F9382B" w:rsidRDefault="00F9382B" w:rsidP="00F9382B">
      <w:r w:rsidRPr="00F9382B">
        <w:t># WITH_SOABI gives correct ABI-tagged filename automatically:</w:t>
      </w:r>
    </w:p>
    <w:p w14:paraId="35CCD61E" w14:textId="77777777" w:rsidR="00F9382B" w:rsidRPr="00F9382B" w:rsidRDefault="00F9382B" w:rsidP="00F9382B">
      <w:r w:rsidRPr="00F9382B">
        <w:t>#   Linux:   hwrng.cpython-314-x86_64-linux-gnu.so</w:t>
      </w:r>
    </w:p>
    <w:p w14:paraId="0E3EFE77" w14:textId="77777777" w:rsidR="00F9382B" w:rsidRPr="00F9382B" w:rsidRDefault="00F9382B" w:rsidP="00F9382B">
      <w:r w:rsidRPr="00F9382B">
        <w:t>#   Windows: hwrng.cp314-win_amd64.pyd</w:t>
      </w:r>
    </w:p>
    <w:p w14:paraId="21B4CC3C" w14:textId="77777777" w:rsidR="00F9382B" w:rsidRPr="00F9382B" w:rsidRDefault="00F9382B" w:rsidP="00F9382B">
      <w:r w:rsidRPr="00F9382B">
        <w:t>#   macOS:   hwrng.cpython-314-darwin.so</w:t>
      </w:r>
    </w:p>
    <w:p w14:paraId="300BEBB2" w14:textId="77777777" w:rsidR="00F9382B" w:rsidRPr="00F9382B" w:rsidRDefault="00F9382B" w:rsidP="00F9382B">
      <w:r w:rsidRPr="00F9382B">
        <w:t>Python3_add_library(hwrng MODULE WITH_SOABI hwrng.c)</w:t>
      </w:r>
    </w:p>
    <w:p w14:paraId="545DD398" w14:textId="77777777" w:rsidR="00F9382B" w:rsidRPr="00F9382B" w:rsidRDefault="00F9382B" w:rsidP="00F9382B"/>
    <w:p w14:paraId="2E8B5672" w14:textId="77777777" w:rsidR="00F9382B" w:rsidRPr="00F9382B" w:rsidRDefault="00F9382B" w:rsidP="00F9382B">
      <w:r w:rsidRPr="00F9382B">
        <w:t>target_compile_options(hwrng PRIVATE ${RDSEED_C_FLAGS})</w:t>
      </w:r>
    </w:p>
    <w:p w14:paraId="3280204B" w14:textId="77777777" w:rsidR="00F9382B" w:rsidRPr="00F9382B" w:rsidRDefault="00F9382B" w:rsidP="00F9382B">
      <w:r w:rsidRPr="00F9382B">
        <w:t>target_compile_definitions(hwrng PRIVATE Py_LIMITED_API=0x030e0000)</w:t>
      </w:r>
    </w:p>
    <w:p w14:paraId="78639EA8" w14:textId="77777777" w:rsidR="00F9382B" w:rsidRPr="00F9382B" w:rsidRDefault="00F9382B" w:rsidP="00F9382B"/>
    <w:p w14:paraId="20CA82D4" w14:textId="77777777" w:rsidR="00F9382B" w:rsidRPr="00F9382B" w:rsidRDefault="00F9382B" w:rsidP="00F9382B">
      <w:r w:rsidRPr="00F9382B">
        <w:t># Windows (MSVC / clang-cl) needs python3.lib; Linux/macOS/MSYS2 resolve</w:t>
      </w:r>
    </w:p>
    <w:p w14:paraId="1409B2CB" w14:textId="77777777" w:rsidR="00F9382B" w:rsidRPr="00F9382B" w:rsidRDefault="00F9382B" w:rsidP="00F9382B">
      <w:r w:rsidRPr="00F9382B">
        <w:t># Python symbols at load time — linking libpython would conflict</w:t>
      </w:r>
    </w:p>
    <w:p w14:paraId="531CDCED" w14:textId="77777777" w:rsidR="00F9382B" w:rsidRPr="00F9382B" w:rsidRDefault="00F9382B" w:rsidP="00F9382B">
      <w:r w:rsidRPr="00F9382B">
        <w:t>if(IS_MSVC_LIKE)</w:t>
      </w:r>
    </w:p>
    <w:p w14:paraId="15545F5E" w14:textId="77777777" w:rsidR="00F9382B" w:rsidRPr="00F9382B" w:rsidRDefault="00F9382B" w:rsidP="00F9382B">
      <w:r w:rsidRPr="00F9382B">
        <w:t xml:space="preserve">    target_link_libraries(hwrng PRIVATE ${Python3_LIBRARIES})</w:t>
      </w:r>
    </w:p>
    <w:p w14:paraId="60DB68DF" w14:textId="77777777" w:rsidR="00F9382B" w:rsidRPr="00F9382B" w:rsidRDefault="00F9382B" w:rsidP="00F9382B">
      <w:r w:rsidRPr="00F9382B">
        <w:t>endif()</w:t>
      </w:r>
    </w:p>
    <w:p w14:paraId="5C53170A" w14:textId="77777777" w:rsidR="00F9382B" w:rsidRPr="00F9382B" w:rsidRDefault="00F9382B" w:rsidP="00F9382B"/>
    <w:p w14:paraId="7AA7C747" w14:textId="77777777" w:rsidR="00F9382B" w:rsidRPr="00F9382B" w:rsidRDefault="00F9382B" w:rsidP="00F9382B">
      <w:r w:rsidRPr="00F9382B">
        <w:t># ── No install() target ───────────────────────────────────────────────────────</w:t>
      </w:r>
    </w:p>
    <w:p w14:paraId="1194D72C" w14:textId="77777777" w:rsidR="00F9382B" w:rsidRPr="00F9382B" w:rsidRDefault="00F9382B" w:rsidP="00F9382B">
      <w:r w:rsidRPr="00F9382B">
        <w:t># This is a pure build — no pip, no PEP 517 backend.</w:t>
      </w:r>
    </w:p>
    <w:p w14:paraId="160F6783" w14:textId="77777777" w:rsidR="00F9382B" w:rsidRPr="00F9382B" w:rsidRDefault="00F9382B" w:rsidP="00F9382B">
      <w:r w:rsidRPr="00F9382B">
        <w:t># After building, manually copy the resulting file into site-packages</w:t>
      </w:r>
    </w:p>
    <w:p w14:paraId="6802CCBA" w14:textId="77777777" w:rsidR="00F9382B" w:rsidRPr="00F9382B" w:rsidRDefault="00F9382B" w:rsidP="00F9382B">
      <w:r w:rsidRPr="00F9382B">
        <w:t># (see BUILDING.md for exact commands per platform).</w:t>
      </w:r>
    </w:p>
    <w:p w14:paraId="4E74E7FE" w14:textId="77777777" w:rsidR="00F9382B" w:rsidRPr="00F9382B" w:rsidRDefault="00F9382B" w:rsidP="00F9382B">
      <w:r w:rsidRPr="00F9382B">
        <w:pict w14:anchorId="0AEA6F8A">
          <v:rect id="_x0000_i2187" style="width:0;height:1.5pt" o:hralign="center" o:hrstd="t" o:hr="t" fillcolor="#a0a0a0" stroked="f"/>
        </w:pict>
      </w:r>
    </w:p>
    <w:p w14:paraId="75F4CEBE" w14:textId="77777777" w:rsidR="00F9382B" w:rsidRPr="00F9382B" w:rsidRDefault="00F9382B" w:rsidP="00F9382B">
      <w:pPr>
        <w:rPr>
          <w:b/>
          <w:bCs/>
        </w:rPr>
      </w:pPr>
      <w:r w:rsidRPr="00F9382B">
        <w:rPr>
          <w:b/>
          <w:bCs/>
        </w:rPr>
        <w:t>BUILDING.md</w:t>
      </w:r>
    </w:p>
    <w:p w14:paraId="4BAC3633" w14:textId="77777777" w:rsidR="00F9382B" w:rsidRPr="00F9382B" w:rsidRDefault="00F9382B" w:rsidP="00F9382B">
      <w:r w:rsidRPr="00F9382B">
        <w:t>markdown</w:t>
      </w:r>
    </w:p>
    <w:p w14:paraId="28A82103" w14:textId="77777777" w:rsidR="00F9382B" w:rsidRPr="00F9382B" w:rsidRDefault="00F9382B" w:rsidP="00F9382B">
      <w:r w:rsidRPr="00F9382B">
        <w:rPr>
          <w:b/>
          <w:bCs/>
        </w:rPr>
        <w:t># Building hwrng (pure CMake, no pip backend)</w:t>
      </w:r>
    </w:p>
    <w:p w14:paraId="55074BCD" w14:textId="77777777" w:rsidR="00F9382B" w:rsidRPr="00F9382B" w:rsidRDefault="00F9382B" w:rsidP="00F9382B"/>
    <w:p w14:paraId="13F3DDE7" w14:textId="77777777" w:rsidR="00F9382B" w:rsidRPr="00F9382B" w:rsidRDefault="00F9382B" w:rsidP="00F9382B">
      <w:r w:rsidRPr="00F9382B">
        <w:t>This project builds with plain CMake + your platform's native Makefile</w:t>
      </w:r>
    </w:p>
    <w:p w14:paraId="0D94A603" w14:textId="77777777" w:rsidR="00F9382B" w:rsidRPr="00F9382B" w:rsidRDefault="00F9382B" w:rsidP="00F9382B">
      <w:r w:rsidRPr="00F9382B">
        <w:t>generator. There is no pyproject.toml build-backend involved — you run</w:t>
      </w:r>
    </w:p>
    <w:p w14:paraId="1AB17252" w14:textId="77777777" w:rsidR="00F9382B" w:rsidRPr="00F9382B" w:rsidRDefault="00F9382B" w:rsidP="00F9382B">
      <w:r w:rsidRPr="00F9382B">
        <w:t>cmake and make/mingw32-make yourself, then copy the result into your</w:t>
      </w:r>
    </w:p>
    <w:p w14:paraId="247B743B" w14:textId="77777777" w:rsidR="00F9382B" w:rsidRPr="00F9382B" w:rsidRDefault="00F9382B" w:rsidP="00F9382B">
      <w:r w:rsidRPr="00F9382B">
        <w:t>Python environment.</w:t>
      </w:r>
    </w:p>
    <w:p w14:paraId="2F26B701" w14:textId="77777777" w:rsidR="00F9382B" w:rsidRPr="00F9382B" w:rsidRDefault="00F9382B" w:rsidP="00F9382B"/>
    <w:p w14:paraId="7B476459" w14:textId="77777777" w:rsidR="00F9382B" w:rsidRPr="00F9382B" w:rsidRDefault="00F9382B" w:rsidP="00F9382B">
      <w:r w:rsidRPr="00F9382B">
        <w:rPr>
          <w:b/>
          <w:bCs/>
        </w:rPr>
        <w:t>## Requirements</w:t>
      </w:r>
    </w:p>
    <w:p w14:paraId="7CE19301" w14:textId="77777777" w:rsidR="00F9382B" w:rsidRPr="00F9382B" w:rsidRDefault="00F9382B" w:rsidP="00F9382B"/>
    <w:p w14:paraId="74D1841F" w14:textId="77777777" w:rsidR="00F9382B" w:rsidRPr="00F9382B" w:rsidRDefault="00F9382B" w:rsidP="00F9382B">
      <w:r w:rsidRPr="00F9382B">
        <w:t>- Python 3.14+ (headers only — found automatically by CMake)</w:t>
      </w:r>
    </w:p>
    <w:p w14:paraId="24C695B8" w14:textId="77777777" w:rsidR="00F9382B" w:rsidRPr="00F9382B" w:rsidRDefault="00F9382B" w:rsidP="00F9382B">
      <w:r w:rsidRPr="00F9382B">
        <w:t>- x86_64 CPU with RDSEED support (Intel Broadwell 2014+ / AMD Zen+)</w:t>
      </w:r>
    </w:p>
    <w:p w14:paraId="716A8271" w14:textId="77777777" w:rsidR="00F9382B" w:rsidRPr="00F9382B" w:rsidRDefault="00F9382B" w:rsidP="00F9382B">
      <w:r w:rsidRPr="00F9382B">
        <w:t>- CMake 3.20+</w:t>
      </w:r>
    </w:p>
    <w:p w14:paraId="1E1B17A6" w14:textId="77777777" w:rsidR="00F9382B" w:rsidRPr="00F9382B" w:rsidRDefault="00F9382B" w:rsidP="00F9382B">
      <w:r w:rsidRPr="00F9382B">
        <w:t>- C compiler (GCC 4.9+, Clang 3.5+, or MSVC 2019+)</w:t>
      </w:r>
    </w:p>
    <w:p w14:paraId="1066F2AE" w14:textId="77777777" w:rsidR="00F9382B" w:rsidRPr="00F9382B" w:rsidRDefault="00F9382B" w:rsidP="00F9382B"/>
    <w:p w14:paraId="5878B99A" w14:textId="77777777" w:rsidR="00F9382B" w:rsidRPr="00F9382B" w:rsidRDefault="00F9382B" w:rsidP="00F9382B">
      <w:r w:rsidRPr="00F9382B">
        <w:t>---</w:t>
      </w:r>
    </w:p>
    <w:p w14:paraId="2A753239" w14:textId="77777777" w:rsidR="00F9382B" w:rsidRPr="00F9382B" w:rsidRDefault="00F9382B" w:rsidP="00F9382B"/>
    <w:p w14:paraId="6D14700C" w14:textId="77777777" w:rsidR="00F9382B" w:rsidRPr="00F9382B" w:rsidRDefault="00F9382B" w:rsidP="00F9382B">
      <w:r w:rsidRPr="00F9382B">
        <w:rPr>
          <w:b/>
          <w:bCs/>
        </w:rPr>
        <w:t>## Linux / macOS (Intel only)</w:t>
      </w:r>
    </w:p>
    <w:p w14:paraId="441B772B" w14:textId="77777777" w:rsidR="00F9382B" w:rsidRPr="00F9382B" w:rsidRDefault="00F9382B" w:rsidP="00F9382B"/>
    <w:p w14:paraId="6CB77B5E" w14:textId="77777777" w:rsidR="00F9382B" w:rsidRPr="00F9382B" w:rsidRDefault="00F9382B" w:rsidP="00F9382B">
      <w:r w:rsidRPr="00F9382B">
        <w:t>```bash</w:t>
      </w:r>
    </w:p>
    <w:p w14:paraId="5604C1AE" w14:textId="77777777" w:rsidR="00F9382B" w:rsidRPr="00F9382B" w:rsidRDefault="00F9382B" w:rsidP="00F9382B">
      <w:r w:rsidRPr="00F9382B">
        <w:t>cmake -B build -G "Unix Makefiles"</w:t>
      </w:r>
    </w:p>
    <w:p w14:paraId="0F8705DB" w14:textId="77777777" w:rsidR="00F9382B" w:rsidRPr="00F9382B" w:rsidRDefault="00F9382B" w:rsidP="00F9382B">
      <w:r w:rsidRPr="00F9382B">
        <w:t>cmake --build build</w:t>
      </w:r>
    </w:p>
    <w:p w14:paraId="49F86DA3" w14:textId="77777777" w:rsidR="00F9382B" w:rsidRPr="00F9382B" w:rsidRDefault="00F9382B" w:rsidP="00F9382B"/>
    <w:p w14:paraId="5A92E034" w14:textId="77777777" w:rsidR="00F9382B" w:rsidRPr="00F9382B" w:rsidRDefault="00F9382B" w:rsidP="00F9382B">
      <w:r w:rsidRPr="00F9382B">
        <w:t># Find the exact filename CMake produced:</w:t>
      </w:r>
    </w:p>
    <w:p w14:paraId="4FB00A80" w14:textId="77777777" w:rsidR="00F9382B" w:rsidRPr="00F9382B" w:rsidRDefault="00F9382B" w:rsidP="00F9382B">
      <w:r w:rsidRPr="00F9382B">
        <w:t>ls build/hwrng*</w:t>
      </w:r>
    </w:p>
    <w:p w14:paraId="2F8FA1A6" w14:textId="77777777" w:rsidR="00F9382B" w:rsidRPr="00F9382B" w:rsidRDefault="00F9382B" w:rsidP="00F9382B"/>
    <w:p w14:paraId="34392C48" w14:textId="77777777" w:rsidR="00F9382B" w:rsidRPr="00F9382B" w:rsidRDefault="00F9382B" w:rsidP="00F9382B">
      <w:r w:rsidRPr="00F9382B">
        <w:t># Copy into your active Python environment's site-packages:</w:t>
      </w:r>
    </w:p>
    <w:p w14:paraId="10648ADE" w14:textId="77777777" w:rsidR="00F9382B" w:rsidRPr="00F9382B" w:rsidRDefault="00F9382B" w:rsidP="00F9382B">
      <w:r w:rsidRPr="00F9382B">
        <w:t>cp build/hwrng*.so "$(python3 -c 'import site; print(site.getsitepackages()[0])')"</w:t>
      </w:r>
    </w:p>
    <w:p w14:paraId="7C302FC6" w14:textId="77777777" w:rsidR="00F9382B" w:rsidRPr="00F9382B" w:rsidRDefault="00F9382B" w:rsidP="00F9382B">
      <w:r w:rsidRPr="00F9382B">
        <w:t>```</w:t>
      </w:r>
    </w:p>
    <w:p w14:paraId="5FA5C9EC" w14:textId="77777777" w:rsidR="00F9382B" w:rsidRPr="00F9382B" w:rsidRDefault="00F9382B" w:rsidP="00F9382B"/>
    <w:p w14:paraId="76403A79" w14:textId="77777777" w:rsidR="00F9382B" w:rsidRPr="00F9382B" w:rsidRDefault="00F9382B" w:rsidP="00F9382B">
      <w:r w:rsidRPr="00F9382B">
        <w:t>Then verify:</w:t>
      </w:r>
    </w:p>
    <w:p w14:paraId="191028B3" w14:textId="77777777" w:rsidR="00F9382B" w:rsidRPr="00F9382B" w:rsidRDefault="00F9382B" w:rsidP="00F9382B">
      <w:r w:rsidRPr="00F9382B">
        <w:t>```bash</w:t>
      </w:r>
    </w:p>
    <w:p w14:paraId="1BF60E81" w14:textId="77777777" w:rsidR="00F9382B" w:rsidRPr="00F9382B" w:rsidRDefault="00F9382B" w:rsidP="00F9382B">
      <w:r w:rsidRPr="00F9382B">
        <w:t>python3 -c "import hwrng; print(hwrng.has_rdseed())"</w:t>
      </w:r>
    </w:p>
    <w:p w14:paraId="49973C89" w14:textId="77777777" w:rsidR="00F9382B" w:rsidRPr="00F9382B" w:rsidRDefault="00F9382B" w:rsidP="00F9382B">
      <w:r w:rsidRPr="00F9382B">
        <w:t>```</w:t>
      </w:r>
    </w:p>
    <w:p w14:paraId="49FA2D29" w14:textId="77777777" w:rsidR="00F9382B" w:rsidRPr="00F9382B" w:rsidRDefault="00F9382B" w:rsidP="00F9382B"/>
    <w:p w14:paraId="1DA34C1F" w14:textId="77777777" w:rsidR="00F9382B" w:rsidRPr="00F9382B" w:rsidRDefault="00F9382B" w:rsidP="00F9382B">
      <w:r w:rsidRPr="00F9382B">
        <w:t>---</w:t>
      </w:r>
    </w:p>
    <w:p w14:paraId="1CAC0D04" w14:textId="77777777" w:rsidR="00F9382B" w:rsidRPr="00F9382B" w:rsidRDefault="00F9382B" w:rsidP="00F9382B"/>
    <w:p w14:paraId="0F7C1E6F" w14:textId="77777777" w:rsidR="00F9382B" w:rsidRPr="00F9382B" w:rsidRDefault="00F9382B" w:rsidP="00F9382B">
      <w:r w:rsidRPr="00F9382B">
        <w:rPr>
          <w:b/>
          <w:bCs/>
        </w:rPr>
        <w:t>## Windows (MSVC)</w:t>
      </w:r>
    </w:p>
    <w:p w14:paraId="27A842D8" w14:textId="77777777" w:rsidR="00F9382B" w:rsidRPr="00F9382B" w:rsidRDefault="00F9382B" w:rsidP="00F9382B"/>
    <w:p w14:paraId="7D192CFC" w14:textId="77777777" w:rsidR="00F9382B" w:rsidRPr="00F9382B" w:rsidRDefault="00F9382B" w:rsidP="00F9382B">
      <w:r w:rsidRPr="00F9382B">
        <w:t>Run from a "Developer Command Prompt for VS" so cl.exe is on PATH:</w:t>
      </w:r>
    </w:p>
    <w:p w14:paraId="49DFBB8E" w14:textId="77777777" w:rsidR="00F9382B" w:rsidRPr="00F9382B" w:rsidRDefault="00F9382B" w:rsidP="00F9382B"/>
    <w:p w14:paraId="272B01BE" w14:textId="77777777" w:rsidR="00F9382B" w:rsidRPr="00F9382B" w:rsidRDefault="00F9382B" w:rsidP="00F9382B">
      <w:r w:rsidRPr="00F9382B">
        <w:t>```cmd</w:t>
      </w:r>
    </w:p>
    <w:p w14:paraId="37EE909E" w14:textId="77777777" w:rsidR="00F9382B" w:rsidRPr="00F9382B" w:rsidRDefault="00F9382B" w:rsidP="00F9382B">
      <w:r w:rsidRPr="00F9382B">
        <w:t>cmake -B build -G "NMake Makefiles"</w:t>
      </w:r>
    </w:p>
    <w:p w14:paraId="562ED8E3" w14:textId="77777777" w:rsidR="00F9382B" w:rsidRPr="00F9382B" w:rsidRDefault="00F9382B" w:rsidP="00F9382B">
      <w:r w:rsidRPr="00F9382B">
        <w:t>cmake --build build</w:t>
      </w:r>
    </w:p>
    <w:p w14:paraId="5E434DFC" w14:textId="77777777" w:rsidR="00F9382B" w:rsidRPr="00F9382B" w:rsidRDefault="00F9382B" w:rsidP="00F9382B"/>
    <w:p w14:paraId="5713AE5D" w14:textId="77777777" w:rsidR="00F9382B" w:rsidRPr="00F9382B" w:rsidRDefault="00F9382B" w:rsidP="00F9382B">
      <w:r w:rsidRPr="00F9382B">
        <w:t>dir build\hwrng*</w:t>
      </w:r>
    </w:p>
    <w:p w14:paraId="2914FC41" w14:textId="77777777" w:rsidR="00F9382B" w:rsidRPr="00F9382B" w:rsidRDefault="00F9382B" w:rsidP="00F9382B"/>
    <w:p w14:paraId="251E149E" w14:textId="77777777" w:rsidR="00F9382B" w:rsidRPr="00F9382B" w:rsidRDefault="00F9382B" w:rsidP="00F9382B">
      <w:r w:rsidRPr="00F9382B">
        <w:t>copy build\hwrng*.pyd "%LOCALAPPDATA%\Programs\Python\Python314\Lib\site-packages\"</w:t>
      </w:r>
    </w:p>
    <w:p w14:paraId="0E09C46C" w14:textId="77777777" w:rsidR="00F9382B" w:rsidRPr="00F9382B" w:rsidRDefault="00F9382B" w:rsidP="00F9382B">
      <w:r w:rsidRPr="00F9382B">
        <w:t>```</w:t>
      </w:r>
    </w:p>
    <w:p w14:paraId="27C1209A" w14:textId="77777777" w:rsidR="00F9382B" w:rsidRPr="00F9382B" w:rsidRDefault="00F9382B" w:rsidP="00F9382B"/>
    <w:p w14:paraId="370C84B8" w14:textId="77777777" w:rsidR="00F9382B" w:rsidRPr="00F9382B" w:rsidRDefault="00F9382B" w:rsidP="00F9382B">
      <w:r w:rsidRPr="00F9382B">
        <w:t>---</w:t>
      </w:r>
    </w:p>
    <w:p w14:paraId="764C5956" w14:textId="77777777" w:rsidR="00F9382B" w:rsidRPr="00F9382B" w:rsidRDefault="00F9382B" w:rsidP="00F9382B"/>
    <w:p w14:paraId="6A0C37EB" w14:textId="77777777" w:rsidR="00F9382B" w:rsidRPr="00F9382B" w:rsidRDefault="00F9382B" w:rsidP="00F9382B">
      <w:r w:rsidRPr="00F9382B">
        <w:rPr>
          <w:b/>
          <w:bCs/>
        </w:rPr>
        <w:t>## Windows with Standalone LLVM Clang (no MSVC)</w:t>
      </w:r>
    </w:p>
    <w:p w14:paraId="71CA1FFD" w14:textId="77777777" w:rsidR="00F9382B" w:rsidRPr="00F9382B" w:rsidRDefault="00F9382B" w:rsidP="00F9382B"/>
    <w:p w14:paraId="723A2325" w14:textId="77777777" w:rsidR="00F9382B" w:rsidRPr="00F9382B" w:rsidRDefault="00F9382B" w:rsidP="00F9382B">
      <w:r w:rsidRPr="00F9382B">
        <w:t>```cmd</w:t>
      </w:r>
    </w:p>
    <w:p w14:paraId="3B63348F" w14:textId="77777777" w:rsidR="00F9382B" w:rsidRPr="00F9382B" w:rsidRDefault="00F9382B" w:rsidP="00F9382B">
      <w:r w:rsidRPr="00F9382B">
        <w:t>cmake -B build -G "NMake Makefiles" -DCMAKE_C_COMPILER=clang</w:t>
      </w:r>
    </w:p>
    <w:p w14:paraId="67E41E00" w14:textId="77777777" w:rsidR="00F9382B" w:rsidRPr="00F9382B" w:rsidRDefault="00F9382B" w:rsidP="00F9382B">
      <w:r w:rsidRPr="00F9382B">
        <w:t>cmake --build build</w:t>
      </w:r>
    </w:p>
    <w:p w14:paraId="355FCDDA" w14:textId="77777777" w:rsidR="00F9382B" w:rsidRPr="00F9382B" w:rsidRDefault="00F9382B" w:rsidP="00F9382B"/>
    <w:p w14:paraId="3768F498" w14:textId="77777777" w:rsidR="00F9382B" w:rsidRPr="00F9382B" w:rsidRDefault="00F9382B" w:rsidP="00F9382B">
      <w:r w:rsidRPr="00F9382B">
        <w:t>copy build\hwrng*.pyd "%LOCALAPPDATA%\Programs\Python\Python314\Lib\site-packages\"</w:t>
      </w:r>
    </w:p>
    <w:p w14:paraId="507C413C" w14:textId="77777777" w:rsidR="00F9382B" w:rsidRPr="00F9382B" w:rsidRDefault="00F9382B" w:rsidP="00F9382B">
      <w:r w:rsidRPr="00F9382B">
        <w:t>```</w:t>
      </w:r>
    </w:p>
    <w:p w14:paraId="49DF88B7" w14:textId="77777777" w:rsidR="00F9382B" w:rsidRPr="00F9382B" w:rsidRDefault="00F9382B" w:rsidP="00F9382B"/>
    <w:p w14:paraId="1F8CC03B" w14:textId="77777777" w:rsidR="00F9382B" w:rsidRPr="00F9382B" w:rsidRDefault="00F9382B" w:rsidP="00F9382B">
      <w:r w:rsidRPr="00F9382B">
        <w:t>CMakeLists.txt detects standalone Clang (not clang-cl) and applies</w:t>
      </w:r>
    </w:p>
    <w:p w14:paraId="75B7528D" w14:textId="77777777" w:rsidR="00F9382B" w:rsidRPr="00F9382B" w:rsidRDefault="00F9382B" w:rsidP="00F9382B">
      <w:r w:rsidRPr="00F9382B">
        <w:t>GCC-compatible flags (-mrdseed, -msse2) automatically.</w:t>
      </w:r>
    </w:p>
    <w:p w14:paraId="14E6D121" w14:textId="77777777" w:rsidR="00F9382B" w:rsidRPr="00F9382B" w:rsidRDefault="00F9382B" w:rsidP="00F9382B"/>
    <w:p w14:paraId="75F193A9" w14:textId="77777777" w:rsidR="00F9382B" w:rsidRPr="00F9382B" w:rsidRDefault="00F9382B" w:rsidP="00F9382B">
      <w:r w:rsidRPr="00F9382B">
        <w:t>---</w:t>
      </w:r>
    </w:p>
    <w:p w14:paraId="4FBAAED5" w14:textId="77777777" w:rsidR="00F9382B" w:rsidRPr="00F9382B" w:rsidRDefault="00F9382B" w:rsidP="00F9382B"/>
    <w:p w14:paraId="47D205B5" w14:textId="77777777" w:rsidR="00F9382B" w:rsidRPr="00F9382B" w:rsidRDefault="00F9382B" w:rsidP="00F9382B">
      <w:r w:rsidRPr="00F9382B">
        <w:rPr>
          <w:b/>
          <w:bCs/>
        </w:rPr>
        <w:t>## MSYS2 (ucrt64)</w:t>
      </w:r>
    </w:p>
    <w:p w14:paraId="5F31D2E9" w14:textId="77777777" w:rsidR="00F9382B" w:rsidRPr="00F9382B" w:rsidRDefault="00F9382B" w:rsidP="00F9382B"/>
    <w:p w14:paraId="15750C8A" w14:textId="77777777" w:rsidR="00F9382B" w:rsidRPr="00F9382B" w:rsidRDefault="00F9382B" w:rsidP="00F9382B">
      <w:r w:rsidRPr="00F9382B">
        <w:t>This is the scenario that avoids the PyPI ninja/CRT mismatch entirely —</w:t>
      </w:r>
    </w:p>
    <w:p w14:paraId="466EC015" w14:textId="77777777" w:rsidR="00F9382B" w:rsidRPr="00F9382B" w:rsidRDefault="00F9382B" w:rsidP="00F9382B">
      <w:r w:rsidRPr="00F9382B">
        <w:t>no PyPI package needed at all, since this whole setup avoids PyPI build</w:t>
      </w:r>
    </w:p>
    <w:p w14:paraId="21CBB714" w14:textId="77777777" w:rsidR="00F9382B" w:rsidRPr="00F9382B" w:rsidRDefault="00F9382B" w:rsidP="00F9382B">
      <w:r w:rsidRPr="00F9382B">
        <w:t>tools by design.</w:t>
      </w:r>
    </w:p>
    <w:p w14:paraId="1F3B3EC1" w14:textId="77777777" w:rsidR="00F9382B" w:rsidRPr="00F9382B" w:rsidRDefault="00F9382B" w:rsidP="00F9382B"/>
    <w:p w14:paraId="3EE32657" w14:textId="77777777" w:rsidR="00F9382B" w:rsidRPr="00F9382B" w:rsidRDefault="00F9382B" w:rsidP="00F9382B">
      <w:r w:rsidRPr="00F9382B">
        <w:t>```bash</w:t>
      </w:r>
    </w:p>
    <w:p w14:paraId="2B42A23C" w14:textId="77777777" w:rsidR="00F9382B" w:rsidRPr="00F9382B" w:rsidRDefault="00F9382B" w:rsidP="00F9382B">
      <w:r w:rsidRPr="00F9382B">
        <w:t>pacman -S mingw-w64-ucrt-x86_64-cmake</w:t>
      </w:r>
    </w:p>
    <w:p w14:paraId="3656AE57" w14:textId="77777777" w:rsidR="00F9382B" w:rsidRPr="00F9382B" w:rsidRDefault="00F9382B" w:rsidP="00F9382B">
      <w:r w:rsidRPr="00F9382B">
        <w:t>pacman -S make   # if not already present</w:t>
      </w:r>
    </w:p>
    <w:p w14:paraId="366B1194" w14:textId="77777777" w:rsidR="00F9382B" w:rsidRPr="00F9382B" w:rsidRDefault="00F9382B" w:rsidP="00F9382B"/>
    <w:p w14:paraId="448E29AA" w14:textId="77777777" w:rsidR="00F9382B" w:rsidRPr="00F9382B" w:rsidRDefault="00F9382B" w:rsidP="00F9382B">
      <w:r w:rsidRPr="00F9382B">
        <w:t>cmake -B build -G "MSYS Makefiles"</w:t>
      </w:r>
    </w:p>
    <w:p w14:paraId="1CE142DD" w14:textId="77777777" w:rsidR="00F9382B" w:rsidRPr="00F9382B" w:rsidRDefault="00F9382B" w:rsidP="00F9382B">
      <w:r w:rsidRPr="00F9382B">
        <w:t>cmake --build build</w:t>
      </w:r>
    </w:p>
    <w:p w14:paraId="08CEE58A" w14:textId="77777777" w:rsidR="00F9382B" w:rsidRPr="00F9382B" w:rsidRDefault="00F9382B" w:rsidP="00F9382B"/>
    <w:p w14:paraId="04489D07" w14:textId="77777777" w:rsidR="00F9382B" w:rsidRPr="00F9382B" w:rsidRDefault="00F9382B" w:rsidP="00F9382B">
      <w:r w:rsidRPr="00F9382B">
        <w:t>ls build/hwrng*</w:t>
      </w:r>
    </w:p>
    <w:p w14:paraId="70BCCA5D" w14:textId="77777777" w:rsidR="00F9382B" w:rsidRPr="00F9382B" w:rsidRDefault="00F9382B" w:rsidP="00F9382B"/>
    <w:p w14:paraId="15AC542A" w14:textId="77777777" w:rsidR="00F9382B" w:rsidRPr="00F9382B" w:rsidRDefault="00F9382B" w:rsidP="00F9382B">
      <w:r w:rsidRPr="00F9382B">
        <w:t>cp build/hwrng*.pyd /ucrt64/lib/python3.14/site-packages/</w:t>
      </w:r>
    </w:p>
    <w:p w14:paraId="0F2584D6" w14:textId="77777777" w:rsidR="00F9382B" w:rsidRPr="00F9382B" w:rsidRDefault="00F9382B" w:rsidP="00F9382B">
      <w:r w:rsidRPr="00F9382B">
        <w:t>```</w:t>
      </w:r>
    </w:p>
    <w:p w14:paraId="2D65B459" w14:textId="77777777" w:rsidR="00F9382B" w:rsidRPr="00F9382B" w:rsidRDefault="00F9382B" w:rsidP="00F9382B"/>
    <w:p w14:paraId="31C4936C" w14:textId="77777777" w:rsidR="00F9382B" w:rsidRPr="00F9382B" w:rsidRDefault="00F9382B" w:rsidP="00F9382B">
      <w:r w:rsidRPr="00F9382B">
        <w:t>Verify:</w:t>
      </w:r>
    </w:p>
    <w:p w14:paraId="5D586EF3" w14:textId="77777777" w:rsidR="00F9382B" w:rsidRPr="00F9382B" w:rsidRDefault="00F9382B" w:rsidP="00F9382B">
      <w:r w:rsidRPr="00F9382B">
        <w:t>```bash</w:t>
      </w:r>
    </w:p>
    <w:p w14:paraId="24A53C84" w14:textId="77777777" w:rsidR="00F9382B" w:rsidRPr="00F9382B" w:rsidRDefault="00F9382B" w:rsidP="00F9382B">
      <w:r w:rsidRPr="00F9382B">
        <w:t>python3 -c "import hwrng; print(hwrng.has_rdseed())"</w:t>
      </w:r>
    </w:p>
    <w:p w14:paraId="720F5E6E" w14:textId="77777777" w:rsidR="00F9382B" w:rsidRPr="00F9382B" w:rsidRDefault="00F9382B" w:rsidP="00F9382B">
      <w:r w:rsidRPr="00F9382B">
        <w:t>```</w:t>
      </w:r>
    </w:p>
    <w:p w14:paraId="52A690EE" w14:textId="77777777" w:rsidR="00F9382B" w:rsidRPr="00F9382B" w:rsidRDefault="00F9382B" w:rsidP="00F9382B"/>
    <w:p w14:paraId="5B12D4C0" w14:textId="77777777" w:rsidR="00F9382B" w:rsidRPr="00F9382B" w:rsidRDefault="00F9382B" w:rsidP="00F9382B">
      <w:r w:rsidRPr="00F9382B">
        <w:t>---</w:t>
      </w:r>
    </w:p>
    <w:p w14:paraId="7C789EDD" w14:textId="77777777" w:rsidR="00F9382B" w:rsidRPr="00F9382B" w:rsidRDefault="00F9382B" w:rsidP="00F9382B"/>
    <w:p w14:paraId="3A7391AD" w14:textId="77777777" w:rsidR="00F9382B" w:rsidRPr="00F9382B" w:rsidRDefault="00F9382B" w:rsidP="00F9382B">
      <w:r w:rsidRPr="00F9382B">
        <w:rPr>
          <w:b/>
          <w:bCs/>
        </w:rPr>
        <w:t>## Important Note on Filename</w:t>
      </w:r>
    </w:p>
    <w:p w14:paraId="7EA86A64" w14:textId="77777777" w:rsidR="00F9382B" w:rsidRPr="00F9382B" w:rsidRDefault="00F9382B" w:rsidP="00F9382B"/>
    <w:p w14:paraId="1E0688A6" w14:textId="77777777" w:rsidR="00F9382B" w:rsidRPr="00F9382B" w:rsidRDefault="00F9382B" w:rsidP="00F9382B">
      <w:r w:rsidRPr="00F9382B">
        <w:t>`import hwrng` only works if the copied filename matches what Python's</w:t>
      </w:r>
    </w:p>
    <w:p w14:paraId="7BB507C4" w14:textId="77777777" w:rsidR="00F9382B" w:rsidRPr="00F9382B" w:rsidRDefault="00F9382B" w:rsidP="00F9382B">
      <w:r w:rsidRPr="00F9382B">
        <w:t>import system expects (the WITH_SOABI tag, e.g.</w:t>
      </w:r>
    </w:p>
    <w:p w14:paraId="6AF7E4A2" w14:textId="77777777" w:rsidR="00F9382B" w:rsidRPr="00F9382B" w:rsidRDefault="00F9382B" w:rsidP="00F9382B">
      <w:r w:rsidRPr="00F9382B">
        <w:t>`hwrng.cpython-314-x86_64-linux-gnu.so`). CMake produces this filename</w:t>
      </w:r>
    </w:p>
    <w:p w14:paraId="430B1390" w14:textId="77777777" w:rsidR="00F9382B" w:rsidRPr="00F9382B" w:rsidRDefault="00F9382B" w:rsidP="00F9382B">
      <w:r w:rsidRPr="00F9382B">
        <w:t>automatically — do not rename the file manually. If `ls build/hwrng*`</w:t>
      </w:r>
    </w:p>
    <w:p w14:paraId="1AFA46C5" w14:textId="77777777" w:rsidR="00F9382B" w:rsidRPr="00F9382B" w:rsidRDefault="00F9382B" w:rsidP="00F9382B">
      <w:r w:rsidRPr="00F9382B">
        <w:t>shows a different tag than your running Python's ABI, you are building</w:t>
      </w:r>
    </w:p>
    <w:p w14:paraId="0E79A3AC" w14:textId="77777777" w:rsidR="00F9382B" w:rsidRPr="00F9382B" w:rsidRDefault="00F9382B" w:rsidP="00F9382B">
      <w:r w:rsidRPr="00F9382B">
        <w:t>against the wrong Python installation; check `python3 --version` matches</w:t>
      </w:r>
    </w:p>
    <w:p w14:paraId="6B88C87C" w14:textId="77777777" w:rsidR="00F9382B" w:rsidRPr="00F9382B" w:rsidRDefault="00F9382B" w:rsidP="00F9382B">
      <w:r w:rsidRPr="00F9382B">
        <w:t>the Python3 found by CMake (shown during the `cmake -B build` step).</w:t>
      </w:r>
    </w:p>
    <w:p w14:paraId="7980366D" w14:textId="77777777" w:rsidR="00F9382B" w:rsidRPr="00F9382B" w:rsidRDefault="00F9382B" w:rsidP="00F9382B"/>
    <w:p w14:paraId="46B4FDB1" w14:textId="77777777" w:rsidR="00F9382B" w:rsidRPr="00F9382B" w:rsidRDefault="00F9382B" w:rsidP="00F9382B">
      <w:r w:rsidRPr="00F9382B">
        <w:t>---</w:t>
      </w:r>
    </w:p>
    <w:p w14:paraId="28754026" w14:textId="77777777" w:rsidR="00F9382B" w:rsidRPr="00F9382B" w:rsidRDefault="00F9382B" w:rsidP="00F9382B"/>
    <w:p w14:paraId="352ACB45" w14:textId="77777777" w:rsidR="00F9382B" w:rsidRPr="00F9382B" w:rsidRDefault="00F9382B" w:rsidP="00F9382B">
      <w:r w:rsidRPr="00F9382B">
        <w:rPr>
          <w:b/>
          <w:bCs/>
        </w:rPr>
        <w:t>## Uninstalling</w:t>
      </w:r>
    </w:p>
    <w:p w14:paraId="45C4EB43" w14:textId="77777777" w:rsidR="00F9382B" w:rsidRPr="00F9382B" w:rsidRDefault="00F9382B" w:rsidP="00F9382B"/>
    <w:p w14:paraId="2E8230F9" w14:textId="77777777" w:rsidR="00F9382B" w:rsidRPr="00F9382B" w:rsidRDefault="00F9382B" w:rsidP="00F9382B">
      <w:r w:rsidRPr="00F9382B">
        <w:t>Since this bypasses pip entirely, there is no `pip uninstall hwrng`.</w:t>
      </w:r>
    </w:p>
    <w:p w14:paraId="539D8CCF" w14:textId="77777777" w:rsidR="00F9382B" w:rsidRPr="00F9382B" w:rsidRDefault="00F9382B" w:rsidP="00F9382B">
      <w:r w:rsidRPr="00F9382B">
        <w:t>Remove the file manually from site-packages:</w:t>
      </w:r>
    </w:p>
    <w:p w14:paraId="5E2FBE8F" w14:textId="77777777" w:rsidR="00F9382B" w:rsidRPr="00F9382B" w:rsidRDefault="00F9382B" w:rsidP="00F9382B"/>
    <w:p w14:paraId="68AE5A39" w14:textId="77777777" w:rsidR="00F9382B" w:rsidRPr="00F9382B" w:rsidRDefault="00F9382B" w:rsidP="00F9382B">
      <w:r w:rsidRPr="00F9382B">
        <w:t>```bash</w:t>
      </w:r>
    </w:p>
    <w:p w14:paraId="03C83A97" w14:textId="77777777" w:rsidR="00F9382B" w:rsidRPr="00F9382B" w:rsidRDefault="00F9382B" w:rsidP="00F9382B">
      <w:r w:rsidRPr="00F9382B">
        <w:t>python3 -c "import hwrng, os; print(os.path.dirname(hwrng.__file__))"</w:t>
      </w:r>
    </w:p>
    <w:p w14:paraId="337C6C54" w14:textId="77777777" w:rsidR="00F9382B" w:rsidRPr="00F9382B" w:rsidRDefault="00F9382B" w:rsidP="00F9382B">
      <w:r w:rsidRPr="00F9382B">
        <w:t>rm /hwrng*</w:t>
      </w:r>
    </w:p>
    <w:p w14:paraId="47549234" w14:textId="77777777" w:rsidR="00F9382B" w:rsidRPr="00F9382B" w:rsidRDefault="00F9382B" w:rsidP="00F9382B">
      <w:r w:rsidRPr="00F9382B">
        <w:t>```</w:t>
      </w:r>
    </w:p>
    <w:p w14:paraId="1279BDDE" w14:textId="77777777" w:rsidR="00F9382B" w:rsidRPr="00F9382B" w:rsidRDefault="00F9382B" w:rsidP="00F9382B">
      <w:r w:rsidRPr="00F9382B">
        <w:pict w14:anchorId="5EC5A698">
          <v:rect id="_x0000_i2188" style="width:0;height:1.5pt" o:hralign="center" o:hrstd="t" o:hr="t" fillcolor="#a0a0a0" stroked="f"/>
        </w:pict>
      </w:r>
    </w:p>
    <w:p w14:paraId="6375B37B" w14:textId="77777777" w:rsidR="00F9382B" w:rsidRPr="00F9382B" w:rsidRDefault="00F9382B" w:rsidP="00F9382B">
      <w:r w:rsidRPr="00F9382B">
        <w:t>This is a genuinely older, more manual workflow — exactly the tradeoff we discussed. No pyproject.toml is needed at all in this setup since there is no pip-installable package; hwrng.c remains byte-for-byte what you uploaded.</w:t>
      </w:r>
    </w:p>
    <w:p w14:paraId="35735A9D" w14:textId="77777777" w:rsidR="00F9382B" w:rsidRPr="00F9382B" w:rsidRDefault="00F9382B" w:rsidP="00F9382B">
      <w:pPr>
        <w:rPr>
          <w:b/>
          <w:bCs/>
        </w:rPr>
      </w:pPr>
      <w:r w:rsidRPr="00F9382B">
        <w:rPr>
          <w:b/>
          <w:bCs/>
        </w:rPr>
        <w:t>CMakeLists.txt</w:t>
      </w:r>
    </w:p>
    <w:p w14:paraId="25680637" w14:textId="77777777" w:rsidR="00F9382B" w:rsidRPr="00F9382B" w:rsidRDefault="00F9382B" w:rsidP="00F9382B">
      <w:r w:rsidRPr="00F9382B">
        <w:t>38 lines</w:t>
      </w:r>
    </w:p>
    <w:p w14:paraId="22C322E8" w14:textId="77777777" w:rsidR="00F9382B" w:rsidRPr="00F9382B" w:rsidRDefault="00F9382B" w:rsidP="00F9382B">
      <w:r w:rsidRPr="00F9382B">
        <w:t>txt</w:t>
      </w:r>
    </w:p>
    <w:p w14:paraId="331ED73A" w14:textId="77777777" w:rsidR="00F9382B" w:rsidRPr="00F9382B" w:rsidRDefault="00F9382B" w:rsidP="00F9382B">
      <w:pPr>
        <w:rPr>
          <w:b/>
          <w:bCs/>
        </w:rPr>
      </w:pPr>
      <w:r w:rsidRPr="00F9382B">
        <w:rPr>
          <w:b/>
          <w:bCs/>
        </w:rPr>
        <w:t>pyproject.toml</w:t>
      </w:r>
    </w:p>
    <w:p w14:paraId="4133A7B5" w14:textId="77777777" w:rsidR="00F9382B" w:rsidRPr="00F9382B" w:rsidRDefault="00F9382B" w:rsidP="00F9382B">
      <w:r w:rsidRPr="00F9382B">
        <w:t>196 lines</w:t>
      </w:r>
    </w:p>
    <w:p w14:paraId="75B5AA36" w14:textId="77777777" w:rsidR="00F9382B" w:rsidRPr="00F9382B" w:rsidRDefault="00F9382B" w:rsidP="00F9382B">
      <w:r w:rsidRPr="00F9382B">
        <w:t>toml</w:t>
      </w:r>
    </w:p>
    <w:p w14:paraId="554FC331" w14:textId="77777777" w:rsidR="00F9382B" w:rsidRPr="00F9382B" w:rsidRDefault="00F9382B" w:rsidP="00F9382B">
      <w:r w:rsidRPr="00F9382B">
        <w:t>During these discussions if you see above, we had to temporarily run a command in msys so that ucrt64 mingw package installed take precedence since ninja of python points to windows even in msys and we faced trouble installing pip ninja in msys it being pointing to windows CRT. You can refer our above earlier discussions.</w:t>
      </w:r>
    </w:p>
    <w:p w14:paraId="70000617" w14:textId="77777777" w:rsidR="00F9382B" w:rsidRPr="00F9382B" w:rsidRDefault="00F9382B" w:rsidP="00F9382B">
      <w:r w:rsidRPr="00F9382B">
        <w:t xml:space="preserve">I have another idea. I downloaded pypi ninja source. After deactivating venv of windows, can we build this python ninja from source making necessary changes in some of it's files. So that next time we can build and meson build without that workaround from msys. </w:t>
      </w:r>
    </w:p>
    <w:p w14:paraId="4BF691A6" w14:textId="77777777" w:rsidR="00F9382B" w:rsidRPr="00F9382B" w:rsidRDefault="00F9382B" w:rsidP="00F9382B">
      <w:r w:rsidRPr="00F9382B">
        <w:lastRenderedPageBreak/>
        <w:t>I have attached two relevant files. But can't find actual source files. I think the structure of this package is different.</w:t>
      </w:r>
    </w:p>
    <w:p w14:paraId="4D3E595B" w14:textId="77777777" w:rsidR="00F9382B" w:rsidRPr="00F9382B" w:rsidRDefault="00F9382B" w:rsidP="00F9382B">
      <w:r w:rsidRPr="00F9382B">
        <w:t>This is genuinely useful context — these are the actual ninja-python-distributions build files (the project that produces the ninja PyPI wheel), not the Ninja C++ source itself. Let me explain what you're looking at and why your idea hits a wall structurally.</w:t>
      </w:r>
    </w:p>
    <w:p w14:paraId="6BF6DFE8" w14:textId="77777777" w:rsidR="00F9382B" w:rsidRPr="00F9382B" w:rsidRDefault="00F9382B" w:rsidP="00F9382B">
      <w:pPr>
        <w:rPr>
          <w:b/>
          <w:bCs/>
        </w:rPr>
      </w:pPr>
      <w:r w:rsidRPr="00F9382B">
        <w:rPr>
          <w:b/>
          <w:bCs/>
        </w:rPr>
        <w:t>What These Two Files Actually Are</w:t>
      </w:r>
    </w:p>
    <w:p w14:paraId="78F8BE0A" w14:textId="77777777" w:rsidR="00F9382B" w:rsidRPr="00F9382B" w:rsidRDefault="00F9382B" w:rsidP="00F9382B">
      <w:r w:rsidRPr="00F9382B">
        <w:t>ninja-python-distributions/        ← what you downloaded</w:t>
      </w:r>
    </w:p>
    <w:p w14:paraId="799F8216" w14:textId="77777777" w:rsidR="00F9382B" w:rsidRPr="00F9382B" w:rsidRDefault="00F9382B" w:rsidP="00F9382B">
      <w:r w:rsidRPr="00F9382B">
        <w:t xml:space="preserve">    CMakeLists.txt                 ← wraps the REAL ninja source</w:t>
      </w:r>
    </w:p>
    <w:p w14:paraId="774E7AF4" w14:textId="77777777" w:rsidR="00F9382B" w:rsidRPr="00F9382B" w:rsidRDefault="00F9382B" w:rsidP="00F9382B">
      <w:r w:rsidRPr="00F9382B">
        <w:t xml:space="preserve">    pyproject.toml                 ← scikit-build-core packaging</w:t>
      </w:r>
    </w:p>
    <w:p w14:paraId="18CFD150" w14:textId="77777777" w:rsidR="00F9382B" w:rsidRPr="00F9382B" w:rsidRDefault="00F9382B" w:rsidP="00F9382B">
      <w:r w:rsidRPr="00F9382B">
        <w:t xml:space="preserve">    ninja-upstream/                ← THIS is missing for you, and is</w:t>
      </w:r>
    </w:p>
    <w:p w14:paraId="779DA87A" w14:textId="77777777" w:rsidR="00F9382B" w:rsidRPr="00F9382B" w:rsidRDefault="00F9382B" w:rsidP="00F9382B">
      <w:r w:rsidRPr="00F9382B">
        <w:t xml:space="preserve">                                      the actual Ninja C++ source (git submodule)</w:t>
      </w:r>
    </w:p>
    <w:p w14:paraId="765535EC" w14:textId="77777777" w:rsidR="00F9382B" w:rsidRPr="00F9382B" w:rsidRDefault="00F9382B" w:rsidP="00F9382B">
      <w:r w:rsidRPr="00F9382B">
        <w:t>Look at this part of the CMakeLists.txt you uploaded:</w:t>
      </w:r>
    </w:p>
    <w:p w14:paraId="3E028443" w14:textId="77777777" w:rsidR="00F9382B" w:rsidRPr="00F9382B" w:rsidRDefault="00F9382B" w:rsidP="00F9382B">
      <w:r w:rsidRPr="00F9382B">
        <w:t>cmake</w:t>
      </w:r>
    </w:p>
    <w:p w14:paraId="0198DCFA" w14:textId="77777777" w:rsidR="00F9382B" w:rsidRPr="00F9382B" w:rsidRDefault="00F9382B" w:rsidP="00F9382B">
      <w:r w:rsidRPr="00F9382B">
        <w:t>if(NOT EXISTS "${CMAKE_CURRENT_SOURCE_DIR}/ninja-upstream/CMakeLists.txt")</w:t>
      </w:r>
    </w:p>
    <w:p w14:paraId="6062261B" w14:textId="77777777" w:rsidR="00F9382B" w:rsidRPr="00F9382B" w:rsidRDefault="00F9382B" w:rsidP="00F9382B">
      <w:r w:rsidRPr="00F9382B">
        <w:t xml:space="preserve">  if(EXISTS "${CMAKE_CURRENT_SOURCE_DIR}/.git")</w:t>
      </w:r>
    </w:p>
    <w:p w14:paraId="305CB7FF" w14:textId="77777777" w:rsidR="00F9382B" w:rsidRPr="00F9382B" w:rsidRDefault="00F9382B" w:rsidP="00F9382B">
      <w:r w:rsidRPr="00F9382B">
        <w:t xml:space="preserve">    set(_details "Make sure to initialize submodules: git submodule update --init --recursive.")</w:t>
      </w:r>
    </w:p>
    <w:p w14:paraId="700B7CF0" w14:textId="77777777" w:rsidR="00F9382B" w:rsidRPr="00F9382B" w:rsidRDefault="00F9382B" w:rsidP="00F9382B">
      <w:r w:rsidRPr="00F9382B">
        <w:t xml:space="preserve">This confirms it directly: </w:t>
      </w:r>
      <w:r w:rsidRPr="00F9382B">
        <w:rPr>
          <w:b/>
          <w:bCs/>
        </w:rPr>
        <w:t>the actual Ninja C++ source code is not in the PyPI sdist you downloaded — it's a git submodule</w:t>
      </w:r>
      <w:r w:rsidRPr="00F9382B">
        <w:t xml:space="preserve"> pulled from the real ninja-build/ninja repository. That's why you "can't find the actual source files" — they were never shipped in the form you'd expect; you'd need to clone with submodules from GitHub, not download from PyPI.</w:t>
      </w:r>
    </w:p>
    <w:p w14:paraId="03C4F216" w14:textId="77777777" w:rsidR="00F9382B" w:rsidRPr="00F9382B" w:rsidRDefault="00F9382B" w:rsidP="00F9382B">
      <w:pPr>
        <w:rPr>
          <w:b/>
          <w:bCs/>
        </w:rPr>
      </w:pPr>
      <w:r w:rsidRPr="00F9382B">
        <w:rPr>
          <w:b/>
          <w:bCs/>
        </w:rPr>
        <w:t>Why Your Idea Doesn't Actually Fix the MSYS2 Problem</w:t>
      </w:r>
    </w:p>
    <w:p w14:paraId="3587E2E0" w14:textId="77777777" w:rsidR="00F9382B" w:rsidRPr="00F9382B" w:rsidRDefault="00F9382B" w:rsidP="00F9382B">
      <w:r w:rsidRPr="00F9382B">
        <w:t xml:space="preserve">This is the important part. Even if you successfully build this from source, </w:t>
      </w:r>
      <w:r w:rsidRPr="00F9382B">
        <w:rPr>
          <w:b/>
          <w:bCs/>
        </w:rPr>
        <w:t>the binary it produces is still a Windows CRT binary</w:t>
      </w:r>
      <w:r w:rsidRPr="00F9382B">
        <w:t xml:space="preserve"> — because this CMakeLists.txt doesn't target MSYS2 at all. It's designed for:</w:t>
      </w:r>
    </w:p>
    <w:p w14:paraId="39177DA6" w14:textId="77777777" w:rsidR="00F9382B" w:rsidRPr="00F9382B" w:rsidRDefault="00F9382B" w:rsidP="00F9382B">
      <w:r w:rsidRPr="00F9382B">
        <w:t>cibuildwheel → manylinux / Windows / macOS wheels for PyPI</w:t>
      </w:r>
    </w:p>
    <w:p w14:paraId="553C0DB7" w14:textId="77777777" w:rsidR="00F9382B" w:rsidRPr="00F9382B" w:rsidRDefault="00F9382B" w:rsidP="00F9382B">
      <w:r w:rsidRPr="00F9382B">
        <w:t>Look at the pyproject.toml:</w:t>
      </w:r>
    </w:p>
    <w:p w14:paraId="7BE6F919" w14:textId="77777777" w:rsidR="00F9382B" w:rsidRPr="00F9382B" w:rsidRDefault="00F9382B" w:rsidP="00F9382B">
      <w:r w:rsidRPr="00F9382B">
        <w:t>toml</w:t>
      </w:r>
    </w:p>
    <w:p w14:paraId="66EF2931" w14:textId="77777777" w:rsidR="00F9382B" w:rsidRPr="00F9382B" w:rsidRDefault="00F9382B" w:rsidP="00F9382B">
      <w:r w:rsidRPr="00F9382B">
        <w:t>manylinux-x86_64-image = "manylinux2014"</w:t>
      </w:r>
    </w:p>
    <w:p w14:paraId="000C3969" w14:textId="77777777" w:rsidR="00F9382B" w:rsidRPr="00F9382B" w:rsidRDefault="00F9382B" w:rsidP="00F9382B">
      <w:r w:rsidRPr="00F9382B">
        <w:t>musllinux-x86_64-image = "musllinux_1_2"</w:t>
      </w:r>
    </w:p>
    <w:p w14:paraId="7003273D" w14:textId="77777777" w:rsidR="00F9382B" w:rsidRPr="00F9382B" w:rsidRDefault="00F9382B" w:rsidP="00F9382B">
      <w:r w:rsidRPr="00F9382B">
        <w:t xml:space="preserve">There's no MSYS2 target anywhere in this. If you build this on Windows (even after deactivating venv), the compiler CMake picks up will be MSVC or whatever is on your Windows PATH — </w:t>
      </w:r>
      <w:r w:rsidRPr="00F9382B">
        <w:rPr>
          <w:b/>
          <w:bCs/>
        </w:rPr>
        <w:t>not the MSYS2 ucrt64 GCC toolchain</w:t>
      </w:r>
      <w:r w:rsidRPr="00F9382B">
        <w:t>. The output will be exactly the same kind of Windows-CRT-linked ninja.exe that already fails inside MSYS2. Rebuilding it yourself doesn't change which CRT it links against unless you specifically cross-compile for MSYS2, which this project isn't set up to do.</w:t>
      </w:r>
    </w:p>
    <w:p w14:paraId="440554E9" w14:textId="77777777" w:rsidR="00F9382B" w:rsidRPr="00F9382B" w:rsidRDefault="00F9382B" w:rsidP="00F9382B">
      <w:r w:rsidRPr="00F9382B">
        <w:t>Your idea:                          What actually happens:</w:t>
      </w:r>
    </w:p>
    <w:p w14:paraId="1B97389A" w14:textId="77777777" w:rsidR="00F9382B" w:rsidRPr="00F9382B" w:rsidRDefault="00F9382B" w:rsidP="00F9382B">
      <w:r w:rsidRPr="00F9382B">
        <w:t>─────────────────                   ──────────────────────</w:t>
      </w:r>
    </w:p>
    <w:p w14:paraId="13632A24" w14:textId="77777777" w:rsidR="00F9382B" w:rsidRPr="00F9382B" w:rsidRDefault="00F9382B" w:rsidP="00F9382B">
      <w:r w:rsidRPr="00F9382B">
        <w:t>Download ninja PyPI source    →     Gets distribution wrapper,</w:t>
      </w:r>
    </w:p>
    <w:p w14:paraId="5E545169" w14:textId="77777777" w:rsidR="00F9382B" w:rsidRPr="00F9382B" w:rsidRDefault="00F9382B" w:rsidP="00F9382B">
      <w:r w:rsidRPr="00F9382B">
        <w:t xml:space="preserve">                                     not actual Ninja C++ code</w:t>
      </w:r>
    </w:p>
    <w:p w14:paraId="63C41B09" w14:textId="77777777" w:rsidR="00F9382B" w:rsidRPr="00F9382B" w:rsidRDefault="00F9382B" w:rsidP="00F9382B"/>
    <w:p w14:paraId="754E05B4" w14:textId="77777777" w:rsidR="00F9382B" w:rsidRPr="00F9382B" w:rsidRDefault="00F9382B" w:rsidP="00F9382B">
      <w:r w:rsidRPr="00F9382B">
        <w:t>Modify + build on Windows     →     CMake finds Windows compiler</w:t>
      </w:r>
    </w:p>
    <w:p w14:paraId="4D3DB7A3" w14:textId="77777777" w:rsidR="00F9382B" w:rsidRPr="00F9382B" w:rsidRDefault="00F9382B" w:rsidP="00F9382B">
      <w:r w:rsidRPr="00F9382B">
        <w:lastRenderedPageBreak/>
        <w:t>(venv deactivated)                  (MSVC/clang, not MSYS2 GCC)</w:t>
      </w:r>
    </w:p>
    <w:p w14:paraId="53BABBC2" w14:textId="77777777" w:rsidR="00F9382B" w:rsidRPr="00F9382B" w:rsidRDefault="00F9382B" w:rsidP="00F9382B"/>
    <w:p w14:paraId="3DC1EF9F" w14:textId="77777777" w:rsidR="00F9382B" w:rsidRPr="00F9382B" w:rsidRDefault="00F9382B" w:rsidP="00F9382B">
      <w:r w:rsidRPr="00F9382B">
        <w:t>Result: new ninja.exe         →     Still a Windows-CRT binary</w:t>
      </w:r>
    </w:p>
    <w:p w14:paraId="5412810D" w14:textId="77777777" w:rsidR="00F9382B" w:rsidRPr="00F9382B" w:rsidRDefault="00F9382B" w:rsidP="00F9382B">
      <w:r w:rsidRPr="00F9382B">
        <w:t xml:space="preserve">                                     Still fails inside MSYS2</w:t>
      </w:r>
    </w:p>
    <w:p w14:paraId="64EDA4D7" w14:textId="77777777" w:rsidR="00F9382B" w:rsidRPr="00F9382B" w:rsidRDefault="00F9382B" w:rsidP="00F9382B">
      <w:r w:rsidRPr="00F9382B">
        <w:t xml:space="preserve">                                     for the same reason</w:t>
      </w:r>
    </w:p>
    <w:p w14:paraId="0BD9B323" w14:textId="77777777" w:rsidR="00F9382B" w:rsidRPr="00F9382B" w:rsidRDefault="00F9382B" w:rsidP="00F9382B">
      <w:pPr>
        <w:rPr>
          <w:b/>
          <w:bCs/>
        </w:rPr>
      </w:pPr>
      <w:r w:rsidRPr="00F9382B">
        <w:rPr>
          <w:b/>
          <w:bCs/>
        </w:rPr>
        <w:t>The Actual Fix Already Exists — And You're Looking At It</w:t>
      </w:r>
    </w:p>
    <w:p w14:paraId="39B9EFD3" w14:textId="77777777" w:rsidR="00F9382B" w:rsidRPr="00F9382B" w:rsidRDefault="00F9382B" w:rsidP="00F9382B">
      <w:r w:rsidRPr="00F9382B">
        <w:t xml:space="preserve">The real Ninja project </w:t>
      </w:r>
      <w:r w:rsidRPr="00F9382B">
        <w:rPr>
          <w:b/>
          <w:bCs/>
        </w:rPr>
        <w:t>already builds correctly for MSYS2</w:t>
      </w:r>
      <w:r w:rsidRPr="00F9382B">
        <w:t xml:space="preserve"> — but through pacman, which compiles it natively against the MSYS2/UCRT toolchain from the start:</w:t>
      </w:r>
    </w:p>
    <w:p w14:paraId="2D324EA4" w14:textId="77777777" w:rsidR="00F9382B" w:rsidRPr="00F9382B" w:rsidRDefault="00F9382B" w:rsidP="00F9382B">
      <w:r w:rsidRPr="00F9382B">
        <w:t>bash</w:t>
      </w:r>
    </w:p>
    <w:p w14:paraId="7DFFAD03" w14:textId="77777777" w:rsidR="00F9382B" w:rsidRPr="00F9382B" w:rsidRDefault="00F9382B" w:rsidP="00F9382B">
      <w:r w:rsidRPr="00F9382B">
        <w:t>pacman -S mingw-w64-ucrt-x86_64-ninja</w:t>
      </w:r>
    </w:p>
    <w:p w14:paraId="549D3836" w14:textId="77777777" w:rsidR="00F9382B" w:rsidRPr="00F9382B" w:rsidRDefault="00F9382B" w:rsidP="00F9382B">
      <w:r w:rsidRPr="00F9382B">
        <w:t xml:space="preserve">This is not a workaround — it's the </w:t>
      </w:r>
      <w:r w:rsidRPr="00F9382B">
        <w:rPr>
          <w:b/>
          <w:bCs/>
        </w:rPr>
        <w:t>correct distribution channel</w:t>
      </w:r>
      <w:r w:rsidRPr="00F9382B">
        <w:t xml:space="preserve"> for that specific runtime. The PyPI ninja package was never meant to serve MSYS2; it's meant for vanilla Windows, Linux, and macOS via cibuildwheel's manylinux/standard images.</w:t>
      </w:r>
    </w:p>
    <w:p w14:paraId="2E824DA7" w14:textId="77777777" w:rsidR="00F9382B" w:rsidRPr="00F9382B" w:rsidRDefault="00F9382B" w:rsidP="00F9382B">
      <w:pPr>
        <w:rPr>
          <w:b/>
          <w:bCs/>
        </w:rPr>
      </w:pPr>
      <w:r w:rsidRPr="00F9382B">
        <w:rPr>
          <w:b/>
          <w:bCs/>
        </w:rPr>
        <w:t>If You Genuinely Want to Build a MSYS2-Targeted PyPI-style Wheel</w:t>
      </w:r>
    </w:p>
    <w:p w14:paraId="57E9D7EF" w14:textId="77777777" w:rsidR="00F9382B" w:rsidRPr="00F9382B" w:rsidRDefault="00F9382B" w:rsidP="00F9382B">
      <w:r w:rsidRPr="00F9382B">
        <w:t>This is possible, but it requires a structurally different build, not a "fix" to the existing files:</w:t>
      </w:r>
    </w:p>
    <w:p w14:paraId="410DC49D" w14:textId="77777777" w:rsidR="00F9382B" w:rsidRPr="00F9382B" w:rsidRDefault="00F9382B" w:rsidP="00F9382B">
      <w:r w:rsidRPr="00F9382B">
        <w:t>bash</w:t>
      </w:r>
    </w:p>
    <w:p w14:paraId="483C9E3D" w14:textId="77777777" w:rsidR="00F9382B" w:rsidRPr="00F9382B" w:rsidRDefault="00F9382B" w:rsidP="00F9382B">
      <w:r w:rsidRPr="00F9382B">
        <w:t># Inside MSYS2 ucrt64 shell (not Windows venv)</w:t>
      </w:r>
    </w:p>
    <w:p w14:paraId="588F76E1" w14:textId="77777777" w:rsidR="00F9382B" w:rsidRPr="00F9382B" w:rsidRDefault="00F9382B" w:rsidP="00F9382B">
      <w:r w:rsidRPr="00F9382B">
        <w:t>git clone --recurse-submodules https://github.com/ninja-build/ninja</w:t>
      </w:r>
    </w:p>
    <w:p w14:paraId="12D08516" w14:textId="77777777" w:rsidR="00F9382B" w:rsidRPr="00F9382B" w:rsidRDefault="00F9382B" w:rsidP="00F9382B">
      <w:r w:rsidRPr="00F9382B">
        <w:t>cd ninja</w:t>
      </w:r>
    </w:p>
    <w:p w14:paraId="648E4D52" w14:textId="77777777" w:rsidR="00F9382B" w:rsidRPr="00F9382B" w:rsidRDefault="00F9382B" w:rsidP="00F9382B">
      <w:r w:rsidRPr="00F9382B">
        <w:t>cmake -B build -G "MSYS Makefiles"</w:t>
      </w:r>
    </w:p>
    <w:p w14:paraId="423922B3" w14:textId="77777777" w:rsidR="00F9382B" w:rsidRPr="00F9382B" w:rsidRDefault="00F9382B" w:rsidP="00F9382B">
      <w:r w:rsidRPr="00F9382B">
        <w:t>cmake --build build</w:t>
      </w:r>
    </w:p>
    <w:p w14:paraId="24F4F3B0" w14:textId="77777777" w:rsidR="00F9382B" w:rsidRPr="00F9382B" w:rsidRDefault="00F9382B" w:rsidP="00F9382B">
      <w:r w:rsidRPr="00F9382B">
        <w:t xml:space="preserve">This produces a ninja.exe correctly linked against UCRT — but it is </w:t>
      </w:r>
      <w:r w:rsidRPr="00F9382B">
        <w:rPr>
          <w:b/>
          <w:bCs/>
        </w:rPr>
        <w:t>not</w:t>
      </w:r>
      <w:r w:rsidRPr="00F9382B">
        <w:t xml:space="preserve"> a pip-installable wheel at that point; it's just a native MSYS2 binary, exactly equivalent to what pacman already gives you for free.</w:t>
      </w:r>
    </w:p>
    <w:p w14:paraId="6435656D" w14:textId="77777777" w:rsidR="00F9382B" w:rsidRPr="00F9382B" w:rsidRDefault="00F9382B" w:rsidP="00F9382B">
      <w:pPr>
        <w:rPr>
          <w:b/>
          <w:bCs/>
        </w:rPr>
      </w:pPr>
      <w:r w:rsidRPr="00F9382B">
        <w:rPr>
          <w:b/>
          <w:bCs/>
        </w:rPr>
        <w:t>Bottom Line</w:t>
      </w:r>
    </w:p>
    <w:p w14:paraId="6F80F32B" w14:textId="77777777" w:rsidR="00F9382B" w:rsidRPr="00F9382B" w:rsidRDefault="00F9382B" w:rsidP="00F9382B">
      <w:r w:rsidRPr="00F9382B">
        <w:t>Your modification idea doesn't get you anywhere new, because:</w:t>
      </w:r>
    </w:p>
    <w:p w14:paraId="40FD9A07" w14:textId="77777777" w:rsidR="00F9382B" w:rsidRPr="00F9382B" w:rsidRDefault="00F9382B" w:rsidP="002F0099">
      <w:pPr>
        <w:numPr>
          <w:ilvl w:val="0"/>
          <w:numId w:val="12"/>
        </w:numPr>
      </w:pPr>
      <w:r w:rsidRPr="00F9382B">
        <w:t>The actual Ninja C++ source isn't in what you downloaded — it's a separate submodule</w:t>
      </w:r>
    </w:p>
    <w:p w14:paraId="5C0ADD7A" w14:textId="77777777" w:rsidR="00F9382B" w:rsidRPr="00F9382B" w:rsidRDefault="00F9382B" w:rsidP="002F0099">
      <w:pPr>
        <w:numPr>
          <w:ilvl w:val="0"/>
          <w:numId w:val="12"/>
        </w:numPr>
      </w:pPr>
      <w:r w:rsidRPr="00F9382B">
        <w:t>Building this on Windows (venv deactivated or not) still uses the Windows toolchain, not MSYS2's</w:t>
      </w:r>
    </w:p>
    <w:p w14:paraId="27DF707B" w14:textId="77777777" w:rsidR="00F9382B" w:rsidRPr="00F9382B" w:rsidRDefault="00F9382B" w:rsidP="002F0099">
      <w:pPr>
        <w:numPr>
          <w:ilvl w:val="0"/>
          <w:numId w:val="12"/>
        </w:numPr>
      </w:pPr>
      <w:r w:rsidRPr="00F9382B">
        <w:t xml:space="preserve">The CRT mismatch is determined by </w:t>
      </w:r>
      <w:r w:rsidRPr="00F9382B">
        <w:rPr>
          <w:b/>
          <w:bCs/>
        </w:rPr>
        <w:t>which compiler/sysroot built the binary</w:t>
      </w:r>
      <w:r w:rsidRPr="00F9382B">
        <w:t>, not by whether you personally compiled it or PyPI did</w:t>
      </w:r>
    </w:p>
    <w:p w14:paraId="41EAEC62" w14:textId="77777777" w:rsidR="00F9382B" w:rsidRPr="00F9382B" w:rsidRDefault="00F9382B" w:rsidP="00F9382B">
      <w:r w:rsidRPr="00F9382B">
        <w:t>The pacman route you already used is not a workaround — it's the only correct way to get a UCRT-native Ninja inside MSYS2, and there's no version of "build PyPI ninja from source on Windows" that changes that outcome.</w:t>
      </w:r>
    </w:p>
    <w:p w14:paraId="6C7B534D" w14:textId="77777777" w:rsidR="00F9382B" w:rsidRPr="00F9382B" w:rsidRDefault="00F9382B" w:rsidP="00F9382B">
      <w:r w:rsidRPr="00F9382B">
        <w:t>But currently I am in ~/Downloads directory and ninja-1.13.0 is the directory where everything from pypi resides. Should I execute above commands from current folder?</w:t>
      </w:r>
    </w:p>
    <w:p w14:paraId="523799CC" w14:textId="77777777" w:rsidR="00F9382B" w:rsidRPr="00F9382B" w:rsidRDefault="00F9382B" w:rsidP="00F9382B">
      <w:r w:rsidRPr="00F9382B">
        <w:t>Yes — but with one important caveat about what "above commands" actually means for your situation.</w:t>
      </w:r>
    </w:p>
    <w:p w14:paraId="3A140572" w14:textId="77777777" w:rsidR="00F9382B" w:rsidRPr="00F9382B" w:rsidRDefault="00F9382B" w:rsidP="00F9382B">
      <w:pPr>
        <w:rPr>
          <w:b/>
          <w:bCs/>
        </w:rPr>
      </w:pPr>
      <w:r w:rsidRPr="00F9382B">
        <w:rPr>
          <w:b/>
          <w:bCs/>
        </w:rPr>
        <w:t>Where You Are vs What You Have</w:t>
      </w:r>
    </w:p>
    <w:p w14:paraId="2D21B431" w14:textId="77777777" w:rsidR="00F9382B" w:rsidRPr="00F9382B" w:rsidRDefault="00F9382B" w:rsidP="00F9382B">
      <w:r w:rsidRPr="00F9382B">
        <w:t>~/Downloads/ninja-1.13.0/    ← PyPI sdist extracted here</w:t>
      </w:r>
    </w:p>
    <w:p w14:paraId="010A841C" w14:textId="77777777" w:rsidR="00F9382B" w:rsidRPr="00F9382B" w:rsidRDefault="00F9382B" w:rsidP="00F9382B">
      <w:r w:rsidRPr="00F9382B">
        <w:t xml:space="preserve">    CMakeLists.txt            ← the wrapper file you showed me</w:t>
      </w:r>
    </w:p>
    <w:p w14:paraId="0B7AE484" w14:textId="77777777" w:rsidR="00F9382B" w:rsidRPr="00F9382B" w:rsidRDefault="00F9382B" w:rsidP="00F9382B">
      <w:r w:rsidRPr="00F9382B">
        <w:lastRenderedPageBreak/>
        <w:t xml:space="preserve">    pyproject.toml</w:t>
      </w:r>
    </w:p>
    <w:p w14:paraId="049D543B" w14:textId="77777777" w:rsidR="00F9382B" w:rsidRPr="00F9382B" w:rsidRDefault="00F9382B" w:rsidP="00F9382B">
      <w:r w:rsidRPr="00F9382B">
        <w:t xml:space="preserve">    ninja-upstream/           ← EMPTY or missing — this is the problem</w:t>
      </w:r>
    </w:p>
    <w:p w14:paraId="22B503DC" w14:textId="77777777" w:rsidR="00F9382B" w:rsidRPr="00F9382B" w:rsidRDefault="00F9382B" w:rsidP="00F9382B">
      <w:r w:rsidRPr="00F9382B">
        <w:t xml:space="preserve">The commands I gave (git clone --recurse-submodules) were for getting the </w:t>
      </w:r>
      <w:r w:rsidRPr="00F9382B">
        <w:rPr>
          <w:b/>
          <w:bCs/>
        </w:rPr>
        <w:t>real Ninja source fresh from GitHub</w:t>
      </w:r>
      <w:r w:rsidRPr="00F9382B">
        <w:t xml:space="preserve"> — they assume you're starting clean, not working inside this PyPI sdist folder. Running git clone </w:t>
      </w:r>
      <w:r w:rsidRPr="00F9382B">
        <w:rPr>
          <w:i/>
          <w:iCs/>
        </w:rPr>
        <w:t>inside</w:t>
      </w:r>
      <w:r w:rsidRPr="00F9382B">
        <w:t xml:space="preserve"> ~/Downloads/ninja-1.13.0/ would just create a nested, unrelated folder — it wouldn't fix the missing submodule in the sdist you already have.</w:t>
      </w:r>
    </w:p>
    <w:p w14:paraId="1561D565" w14:textId="77777777" w:rsidR="00F9382B" w:rsidRPr="00F9382B" w:rsidRDefault="00F9382B" w:rsidP="00F9382B">
      <w:pPr>
        <w:rPr>
          <w:b/>
          <w:bCs/>
        </w:rPr>
      </w:pPr>
      <w:r w:rsidRPr="00F9382B">
        <w:rPr>
          <w:b/>
          <w:bCs/>
        </w:rPr>
        <w:t>Check What You Actually Have First</w:t>
      </w:r>
    </w:p>
    <w:p w14:paraId="654443F1" w14:textId="77777777" w:rsidR="00F9382B" w:rsidRPr="00F9382B" w:rsidRDefault="00F9382B" w:rsidP="00F9382B">
      <w:r w:rsidRPr="00F9382B">
        <w:t>bash</w:t>
      </w:r>
    </w:p>
    <w:p w14:paraId="06EF583F" w14:textId="77777777" w:rsidR="00F9382B" w:rsidRPr="00F9382B" w:rsidRDefault="00F9382B" w:rsidP="00F9382B">
      <w:r w:rsidRPr="00F9382B">
        <w:t>cd ~/Downloads/ninja-1.13.0</w:t>
      </w:r>
    </w:p>
    <w:p w14:paraId="27192308" w14:textId="77777777" w:rsidR="00F9382B" w:rsidRPr="00F9382B" w:rsidRDefault="00F9382B" w:rsidP="00F9382B">
      <w:r w:rsidRPr="00F9382B">
        <w:t>ls ninja-upstream/</w:t>
      </w:r>
    </w:p>
    <w:p w14:paraId="0A61C1F3" w14:textId="77777777" w:rsidR="00F9382B" w:rsidRPr="00F9382B" w:rsidRDefault="00F9382B" w:rsidP="00F9382B">
      <w:r w:rsidRPr="00F9382B">
        <w:t>Two outcomes:</w:t>
      </w:r>
    </w:p>
    <w:p w14:paraId="635A4B29" w14:textId="77777777" w:rsidR="00F9382B" w:rsidRPr="00F9382B" w:rsidRDefault="00F9382B" w:rsidP="00F9382B">
      <w:r w:rsidRPr="00F9382B">
        <w:rPr>
          <w:b/>
          <w:bCs/>
        </w:rPr>
        <w:t>If ninja-upstream/ is empty or missing:</w:t>
      </w:r>
      <w:r w:rsidRPr="00F9382B">
        <w:br/>
        <w:t xml:space="preserve">PyPI sdists generally </w:t>
      </w:r>
      <w:r w:rsidRPr="00F9382B">
        <w:rPr>
          <w:b/>
          <w:bCs/>
        </w:rPr>
        <w:t>do not include git submodules</w:t>
      </w:r>
      <w:r w:rsidRPr="00F9382B">
        <w:t xml:space="preserve"> — pip strips .git metadata, so git submodule update won't work here at all (there's no .git directory in a PyPI-extracted tarball). This folder structurally cannot self-heal.</w:t>
      </w:r>
    </w:p>
    <w:p w14:paraId="1A025377" w14:textId="77777777" w:rsidR="00F9382B" w:rsidRPr="00F9382B" w:rsidRDefault="00F9382B" w:rsidP="00F9382B">
      <w:r w:rsidRPr="00F9382B">
        <w:rPr>
          <w:b/>
          <w:bCs/>
        </w:rPr>
        <w:t>If ninja-upstream/ actually has files in it:</w:t>
      </w:r>
      <w:r w:rsidRPr="00F9382B">
        <w:br/>
        <w:t>Then the sdist bundled the submodule contents directly (some packaging tools do this), and you could proceed.</w:t>
      </w:r>
    </w:p>
    <w:p w14:paraId="6648C176" w14:textId="77777777" w:rsidR="00F9382B" w:rsidRPr="00F9382B" w:rsidRDefault="00F9382B" w:rsidP="00F9382B">
      <w:pPr>
        <w:rPr>
          <w:b/>
          <w:bCs/>
        </w:rPr>
      </w:pPr>
      <w:r w:rsidRPr="00F9382B">
        <w:rPr>
          <w:b/>
          <w:bCs/>
        </w:rPr>
        <w:t>The Cleaner Path From Where You Are</w:t>
      </w:r>
    </w:p>
    <w:p w14:paraId="1032C5C7" w14:textId="77777777" w:rsidR="00F9382B" w:rsidRPr="00F9382B" w:rsidRDefault="00F9382B" w:rsidP="00F9382B">
      <w:r w:rsidRPr="00F9382B">
        <w:t>Skip the PyPI sdist entirely and clone fresh, since that's the only version with a working .git for submodules:</w:t>
      </w:r>
    </w:p>
    <w:p w14:paraId="06DA2B14" w14:textId="77777777" w:rsidR="00F9382B" w:rsidRPr="00F9382B" w:rsidRDefault="00F9382B" w:rsidP="00F9382B">
      <w:r w:rsidRPr="00F9382B">
        <w:t>bash</w:t>
      </w:r>
    </w:p>
    <w:p w14:paraId="7AB35230" w14:textId="77777777" w:rsidR="00F9382B" w:rsidRPr="00F9382B" w:rsidRDefault="00F9382B" w:rsidP="00F9382B">
      <w:r w:rsidRPr="00F9382B">
        <w:t>cd ~/Downloads</w:t>
      </w:r>
    </w:p>
    <w:p w14:paraId="4C64F6EB" w14:textId="77777777" w:rsidR="00F9382B" w:rsidRPr="00F9382B" w:rsidRDefault="00F9382B" w:rsidP="00F9382B">
      <w:r w:rsidRPr="00F9382B">
        <w:t>git clone --recurse-submodules https://github.com/ninja-build/ninja.git ninja-source</w:t>
      </w:r>
    </w:p>
    <w:p w14:paraId="58617C65" w14:textId="77777777" w:rsidR="00F9382B" w:rsidRPr="00F9382B" w:rsidRDefault="00F9382B" w:rsidP="00F9382B">
      <w:r w:rsidRPr="00F9382B">
        <w:t>cd ninja-source</w:t>
      </w:r>
    </w:p>
    <w:p w14:paraId="2EEE2587" w14:textId="77777777" w:rsidR="00F9382B" w:rsidRPr="00F9382B" w:rsidRDefault="00F9382B" w:rsidP="00F9382B">
      <w:r w:rsidRPr="00F9382B">
        <w:t xml:space="preserve">Then, </w:t>
      </w:r>
      <w:r w:rsidRPr="00F9382B">
        <w:rPr>
          <w:b/>
          <w:bCs/>
        </w:rPr>
        <w:t>critically</w:t>
      </w:r>
      <w:r w:rsidRPr="00F9382B">
        <w:t xml:space="preserve"> — for an MSYS2-native build, this must run inside an MSYS2 ucrt64 shell, not your regular Windows terminal with venv deactivated:</w:t>
      </w:r>
    </w:p>
    <w:p w14:paraId="01228908" w14:textId="77777777" w:rsidR="00F9382B" w:rsidRPr="00F9382B" w:rsidRDefault="00F9382B" w:rsidP="00F9382B">
      <w:r w:rsidRPr="00F9382B">
        <w:t>bash</w:t>
      </w:r>
    </w:p>
    <w:p w14:paraId="24EFBB58" w14:textId="77777777" w:rsidR="00F9382B" w:rsidRPr="00F9382B" w:rsidRDefault="00F9382B" w:rsidP="00F9382B">
      <w:r w:rsidRPr="00F9382B">
        <w:t># Inside MSYS2 ucrt64 terminal specifically</w:t>
      </w:r>
    </w:p>
    <w:p w14:paraId="1BF2E4BB" w14:textId="77777777" w:rsidR="00F9382B" w:rsidRPr="00F9382B" w:rsidRDefault="00F9382B" w:rsidP="00F9382B">
      <w:r w:rsidRPr="00F9382B">
        <w:t>cmake -B build -G "MSYS Makefiles"</w:t>
      </w:r>
    </w:p>
    <w:p w14:paraId="503D9D08" w14:textId="77777777" w:rsidR="00F9382B" w:rsidRPr="00F9382B" w:rsidRDefault="00F9382B" w:rsidP="00F9382B">
      <w:r w:rsidRPr="00F9382B">
        <w:t>cmake --build build</w:t>
      </w:r>
    </w:p>
    <w:p w14:paraId="66BE1BDA" w14:textId="77777777" w:rsidR="00F9382B" w:rsidRPr="00F9382B" w:rsidRDefault="00F9382B" w:rsidP="00F9382B">
      <w:r w:rsidRPr="00F9382B">
        <w:t>Deactivating a Python venv on Windows doesn't change which compiler/sysroot CMake discovers — you need to literally be running inside the MSYS2 shell for cmake to pick up the ucrt64 GCC toolchain instead of MSVC.</w:t>
      </w:r>
    </w:p>
    <w:p w14:paraId="263F578F" w14:textId="77777777" w:rsidR="00F9382B" w:rsidRPr="00F9382B" w:rsidRDefault="00F9382B" w:rsidP="00F9382B">
      <w:pPr>
        <w:rPr>
          <w:b/>
          <w:bCs/>
        </w:rPr>
      </w:pPr>
      <w:r w:rsidRPr="00F9382B">
        <w:rPr>
          <w:b/>
          <w:bCs/>
        </w:rPr>
        <w:t>Direct Answer</w:t>
      </w:r>
    </w:p>
    <w:p w14:paraId="670EC8DC" w14:textId="77777777" w:rsidR="00F9382B" w:rsidRPr="00F9382B" w:rsidRDefault="00F9382B" w:rsidP="00F9382B">
      <w:r w:rsidRPr="00F9382B">
        <w:t>No — don't run the clone command from inside ~/Downloads/ninja-1.13.0, since that's a dead-end PyPI extraction without real submodule data. Clone fresh into a new folder, and make sure you're doing the actual build from inside the MSYS2 terminal itself, not a Windows shell with venv off.</w:t>
      </w:r>
    </w:p>
    <w:p w14:paraId="3D3C9DCD" w14:textId="77777777" w:rsidR="00F9382B" w:rsidRPr="00F9382B" w:rsidRDefault="00F9382B" w:rsidP="00F9382B">
      <w:r w:rsidRPr="00F9382B">
        <w:t>$ cd ~/Downloads/ninja-1.13.0 ls ninja-upstream/ CMakeLists.txt COPYING RELEASING.md configure.py src CONTRIBUTING.md README.md appveyor.yml misc windows</w:t>
      </w:r>
    </w:p>
    <w:p w14:paraId="597EA14E" w14:textId="77777777" w:rsidR="00F9382B" w:rsidRPr="00F9382B" w:rsidRDefault="00F9382B" w:rsidP="00F9382B">
      <w:r w:rsidRPr="00F9382B">
        <w:t>That changes things — the sdist actually bundled the real source this time. Let's verify it's genuinely complete, not a partial copy.</w:t>
      </w:r>
    </w:p>
    <w:p w14:paraId="69FF1363" w14:textId="77777777" w:rsidR="00F9382B" w:rsidRPr="00F9382B" w:rsidRDefault="00F9382B" w:rsidP="00F9382B">
      <w:r w:rsidRPr="00F9382B">
        <w:lastRenderedPageBreak/>
        <w:t>Just framing the check — no actual download possible in this sandbox</w:t>
      </w:r>
    </w:p>
    <w:p w14:paraId="7997A5F0" w14:textId="77777777" w:rsidR="00F9382B" w:rsidRPr="00F9382B" w:rsidRDefault="00F9382B" w:rsidP="00F9382B">
      <w:r w:rsidRPr="00F9382B">
        <w:t>Just framing the check — no actual download possible in this sandbox</w:t>
      </w:r>
    </w:p>
    <w:p w14:paraId="49C5D462" w14:textId="77777777" w:rsidR="00F9382B" w:rsidRPr="00F9382B" w:rsidRDefault="00F9382B" w:rsidP="00F9382B">
      <w:r w:rsidRPr="00F9382B">
        <w:t>I can't execute commands on your machine directly — you're running these in your own MSYS2/Windows terminal. Here's how to verify and proceed from where you are.</w:t>
      </w:r>
    </w:p>
    <w:p w14:paraId="45719888" w14:textId="77777777" w:rsidR="00F9382B" w:rsidRPr="00F9382B" w:rsidRDefault="00F9382B" w:rsidP="00F9382B">
      <w:pPr>
        <w:rPr>
          <w:b/>
          <w:bCs/>
        </w:rPr>
      </w:pPr>
      <w:r w:rsidRPr="00F9382B">
        <w:rPr>
          <w:b/>
          <w:bCs/>
        </w:rPr>
        <w:t>First — Confirm src/ Isn't Empty or Truncated</w:t>
      </w:r>
    </w:p>
    <w:p w14:paraId="31F56695" w14:textId="77777777" w:rsidR="00F9382B" w:rsidRPr="00F9382B" w:rsidRDefault="00F9382B" w:rsidP="00F9382B">
      <w:r w:rsidRPr="00F9382B">
        <w:t>bash</w:t>
      </w:r>
    </w:p>
    <w:p w14:paraId="2E6D3F6B" w14:textId="77777777" w:rsidR="00F9382B" w:rsidRPr="00F9382B" w:rsidRDefault="00F9382B" w:rsidP="00F9382B">
      <w:r w:rsidRPr="00F9382B">
        <w:t>ls ninja-upstream/src/ | wc -l</w:t>
      </w:r>
    </w:p>
    <w:p w14:paraId="3026A4D1" w14:textId="77777777" w:rsidR="00F9382B" w:rsidRPr="00F9382B" w:rsidRDefault="00F9382B" w:rsidP="00F9382B">
      <w:r w:rsidRPr="00F9382B">
        <w:t>ls ninja-upstream/src/*.cc | head -5</w:t>
      </w:r>
    </w:p>
    <w:p w14:paraId="558DC190" w14:textId="77777777" w:rsidR="00F9382B" w:rsidRPr="00F9382B" w:rsidRDefault="00F9382B" w:rsidP="00F9382B">
      <w:r w:rsidRPr="00F9382B">
        <w:t>A real Ninja source tree has 80-100+ files in src/ including build.cc, graph.cc, manifest_parser.cc, etc. If this returns a healthy file count, the sdist genuinely bundled everything and you don't need to clone from GitHub at all.</w:t>
      </w:r>
    </w:p>
    <w:p w14:paraId="3A4790C6" w14:textId="77777777" w:rsidR="00F9382B" w:rsidRPr="00F9382B" w:rsidRDefault="00F9382B" w:rsidP="00F9382B">
      <w:pPr>
        <w:rPr>
          <w:b/>
          <w:bCs/>
        </w:rPr>
      </w:pPr>
      <w:r w:rsidRPr="00F9382B">
        <w:rPr>
          <w:b/>
          <w:bCs/>
        </w:rPr>
        <w:t>You're Now Sitting on Buildable Source — But Compiler Context Is Everything</w:t>
      </w:r>
    </w:p>
    <w:p w14:paraId="6689BF23" w14:textId="77777777" w:rsidR="00F9382B" w:rsidRPr="00F9382B" w:rsidRDefault="00F9382B" w:rsidP="00F9382B">
      <w:r w:rsidRPr="00F9382B">
        <w:t xml:space="preserve">This is the critical fork. Same source tree, two completely different outcomes depending on </w:t>
      </w:r>
      <w:r w:rsidRPr="00F9382B">
        <w:rPr>
          <w:b/>
          <w:bCs/>
        </w:rPr>
        <w:t>which shell you run this from</w:t>
      </w:r>
      <w:r w:rsidRPr="00F9382B">
        <w:t>:</w:t>
      </w:r>
    </w:p>
    <w:p w14:paraId="4D769F4B" w14:textId="77777777" w:rsidR="00F9382B" w:rsidRPr="00F9382B" w:rsidRDefault="00F9382B" w:rsidP="00F9382B">
      <w:r w:rsidRPr="00F9382B">
        <w:t>~/Downloads/ninja-1.13.0/ninja-upstream/</w:t>
      </w:r>
    </w:p>
    <w:p w14:paraId="5AC9EA91" w14:textId="77777777" w:rsidR="00F9382B" w:rsidRPr="00F9382B" w:rsidRDefault="00F9382B" w:rsidP="00F9382B">
      <w:r w:rsidRPr="00F9382B">
        <w:t xml:space="preserve">            ↓</w:t>
      </w:r>
    </w:p>
    <w:p w14:paraId="0F38B337" w14:textId="77777777" w:rsidR="00F9382B" w:rsidRPr="00F9382B" w:rsidRDefault="00F9382B" w:rsidP="00F9382B">
      <w:r w:rsidRPr="00F9382B">
        <w:t xml:space="preserve">    cmake -B build -G "???"</w:t>
      </w:r>
    </w:p>
    <w:p w14:paraId="0D400619" w14:textId="77777777" w:rsidR="00F9382B" w:rsidRPr="00F9382B" w:rsidRDefault="00F9382B" w:rsidP="00F9382B">
      <w:r w:rsidRPr="00F9382B">
        <w:t xml:space="preserve">            ↓</w:t>
      </w:r>
    </w:p>
    <w:p w14:paraId="6C369AA3"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p>
    <w:p w14:paraId="05D749D7" w14:textId="77777777" w:rsidR="00F9382B" w:rsidRPr="00F9382B" w:rsidRDefault="00F9382B" w:rsidP="00F9382B">
      <w:r w:rsidRPr="00F9382B">
        <w:t xml:space="preserve">   │  Windows terminal   │  MSYS2 ucrt64 shell │</w:t>
      </w:r>
    </w:p>
    <w:p w14:paraId="2F3882DD" w14:textId="77777777" w:rsidR="00F9382B" w:rsidRPr="00F9382B" w:rsidRDefault="00F9382B" w:rsidP="00F9382B">
      <w:r w:rsidRPr="00F9382B">
        <w:t xml:space="preserve">   │  (venv off)         │                     │</w:t>
      </w:r>
    </w:p>
    <w:p w14:paraId="2601363F" w14:textId="77777777" w:rsidR="00F9382B" w:rsidRPr="00F9382B" w:rsidRDefault="00F9382B" w:rsidP="00F9382B">
      <w:r w:rsidRPr="00F9382B">
        <w:t xml:space="preserve">   ↓                     ↓</w:t>
      </w:r>
    </w:p>
    <w:p w14:paraId="178AE030" w14:textId="77777777" w:rsidR="00F9382B" w:rsidRPr="00F9382B" w:rsidRDefault="00F9382B" w:rsidP="00F9382B">
      <w:r w:rsidRPr="00F9382B">
        <w:t>finds MSVC/clang-cl    finds ucrt64 gcc</w:t>
      </w:r>
    </w:p>
    <w:p w14:paraId="45C747FC" w14:textId="77777777" w:rsidR="00F9382B" w:rsidRPr="00F9382B" w:rsidRDefault="00F9382B" w:rsidP="00F9382B">
      <w:r w:rsidRPr="00F9382B">
        <w:t xml:space="preserve">   ↓                     ↓</w:t>
      </w:r>
    </w:p>
    <w:p w14:paraId="09217162" w14:textId="77777777" w:rsidR="00F9382B" w:rsidRPr="00F9382B" w:rsidRDefault="00F9382B" w:rsidP="00F9382B">
      <w:r w:rsidRPr="00F9382B">
        <w:t>ninja.exe linked       ninja.exe linked</w:t>
      </w:r>
    </w:p>
    <w:p w14:paraId="6307601E" w14:textId="77777777" w:rsidR="00F9382B" w:rsidRPr="00F9382B" w:rsidRDefault="00F9382B" w:rsidP="00F9382B">
      <w:r w:rsidRPr="00F9382B">
        <w:t>against Windows CRT    against UCRT</w:t>
      </w:r>
    </w:p>
    <w:p w14:paraId="2CFF3C7C" w14:textId="77777777" w:rsidR="00F9382B" w:rsidRPr="00F9382B" w:rsidRDefault="00F9382B" w:rsidP="00F9382B">
      <w:r w:rsidRPr="00F9382B">
        <w:t xml:space="preserve">   ↓                     ↓</w:t>
      </w:r>
    </w:p>
    <w:p w14:paraId="56C035DD" w14:textId="77777777" w:rsidR="00F9382B" w:rsidRPr="00F9382B" w:rsidRDefault="00F9382B" w:rsidP="00F9382B">
      <w:r w:rsidRPr="00F9382B">
        <w:t>STILL fails inside     WORKS inside MSYS2</w:t>
      </w:r>
    </w:p>
    <w:p w14:paraId="26DF50CE" w14:textId="77777777" w:rsidR="00F9382B" w:rsidRPr="00F9382B" w:rsidRDefault="00F9382B" w:rsidP="00F9382B">
      <w:r w:rsidRPr="00F9382B">
        <w:t>MSYS2 — same problem</w:t>
      </w:r>
    </w:p>
    <w:p w14:paraId="602BA96E" w14:textId="77777777" w:rsidR="00F9382B" w:rsidRPr="00F9382B" w:rsidRDefault="00F9382B" w:rsidP="00F9382B">
      <w:r w:rsidRPr="00F9382B">
        <w:t>as PyPI binary</w:t>
      </w:r>
    </w:p>
    <w:p w14:paraId="060FBC74" w14:textId="77777777" w:rsidR="00F9382B" w:rsidRPr="00F9382B" w:rsidRDefault="00F9382B" w:rsidP="00F9382B">
      <w:pPr>
        <w:rPr>
          <w:b/>
          <w:bCs/>
        </w:rPr>
      </w:pPr>
      <w:r w:rsidRPr="00F9382B">
        <w:rPr>
          <w:b/>
          <w:bCs/>
        </w:rPr>
        <w:t>What To Actually Run</w:t>
      </w:r>
    </w:p>
    <w:p w14:paraId="24BD594D" w14:textId="77777777" w:rsidR="00F9382B" w:rsidRPr="00F9382B" w:rsidRDefault="00F9382B" w:rsidP="00F9382B">
      <w:r w:rsidRPr="00F9382B">
        <w:rPr>
          <w:b/>
          <w:bCs/>
        </w:rPr>
        <w:t>Close your Windows terminal. Open the MSYS2 UCRT64 shell specifically</w:t>
      </w:r>
      <w:r w:rsidRPr="00F9382B">
        <w:t xml:space="preserve"> (not MSYS2 MSYS, not mingw32 — the ucrt64 one, since that's what your earlier pacman package was: mingw-w64-ucrt-x86_64-ninja).</w:t>
      </w:r>
    </w:p>
    <w:p w14:paraId="0F17AA6E" w14:textId="77777777" w:rsidR="00F9382B" w:rsidRPr="00F9382B" w:rsidRDefault="00F9382B" w:rsidP="00F9382B">
      <w:r w:rsidRPr="00F9382B">
        <w:t>Inside that shell:</w:t>
      </w:r>
    </w:p>
    <w:p w14:paraId="19F1EE11" w14:textId="77777777" w:rsidR="00F9382B" w:rsidRPr="00F9382B" w:rsidRDefault="00F9382B" w:rsidP="00F9382B">
      <w:r w:rsidRPr="00F9382B">
        <w:t>bash</w:t>
      </w:r>
    </w:p>
    <w:p w14:paraId="7146CD2D" w14:textId="77777777" w:rsidR="00F9382B" w:rsidRPr="00F9382B" w:rsidRDefault="00F9382B" w:rsidP="00F9382B">
      <w:r w:rsidRPr="00F9382B">
        <w:t>cd ~/Downloads/ninja-1.13.0/ninja-upstream</w:t>
      </w:r>
    </w:p>
    <w:p w14:paraId="443A30BB" w14:textId="77777777" w:rsidR="00F9382B" w:rsidRPr="00F9382B" w:rsidRDefault="00F9382B" w:rsidP="00F9382B"/>
    <w:p w14:paraId="076C59AB" w14:textId="77777777" w:rsidR="00F9382B" w:rsidRPr="00F9382B" w:rsidRDefault="00F9382B" w:rsidP="00F9382B">
      <w:r w:rsidRPr="00F9382B">
        <w:lastRenderedPageBreak/>
        <w:t># Confirm you're in the right environment first</w:t>
      </w:r>
    </w:p>
    <w:p w14:paraId="62B89F87" w14:textId="77777777" w:rsidR="00F9382B" w:rsidRPr="00F9382B" w:rsidRDefault="00F9382B" w:rsidP="00F9382B">
      <w:r w:rsidRPr="00F9382B">
        <w:t>which gcc</w:t>
      </w:r>
    </w:p>
    <w:p w14:paraId="5FCCF6E7" w14:textId="77777777" w:rsidR="00F9382B" w:rsidRPr="00F9382B" w:rsidRDefault="00F9382B" w:rsidP="00F9382B">
      <w:r w:rsidRPr="00F9382B">
        <w:t>gcc --version</w:t>
      </w:r>
    </w:p>
    <w:p w14:paraId="5528D53B" w14:textId="77777777" w:rsidR="00F9382B" w:rsidRPr="00F9382B" w:rsidRDefault="00F9382B" w:rsidP="00F9382B">
      <w:r w:rsidRPr="00F9382B">
        <w:t>which gcc should point to something like /ucrt64/bin/gcc — if it instead shows nothing or a Windows path, you're not in the right shell yet.</w:t>
      </w:r>
    </w:p>
    <w:p w14:paraId="1A89260E" w14:textId="77777777" w:rsidR="00F9382B" w:rsidRPr="00F9382B" w:rsidRDefault="00F9382B" w:rsidP="00F9382B">
      <w:r w:rsidRPr="00F9382B">
        <w:t>Then build:</w:t>
      </w:r>
    </w:p>
    <w:p w14:paraId="1A85B6F6" w14:textId="77777777" w:rsidR="00F9382B" w:rsidRPr="00F9382B" w:rsidRDefault="00F9382B" w:rsidP="00F9382B">
      <w:r w:rsidRPr="00F9382B">
        <w:t>bash</w:t>
      </w:r>
    </w:p>
    <w:p w14:paraId="16C8C6F9" w14:textId="77777777" w:rsidR="00F9382B" w:rsidRPr="00F9382B" w:rsidRDefault="00F9382B" w:rsidP="00F9382B">
      <w:r w:rsidRPr="00F9382B">
        <w:t>cmake -B build -G "MSYS Makefiles"</w:t>
      </w:r>
    </w:p>
    <w:p w14:paraId="2F85FC80" w14:textId="77777777" w:rsidR="00F9382B" w:rsidRPr="00F9382B" w:rsidRDefault="00F9382B" w:rsidP="00F9382B">
      <w:r w:rsidRPr="00F9382B">
        <w:t>cmake --build build</w:t>
      </w:r>
    </w:p>
    <w:p w14:paraId="42347D43" w14:textId="77777777" w:rsidR="00F9382B" w:rsidRPr="00F9382B" w:rsidRDefault="00F9382B" w:rsidP="00F9382B">
      <w:pPr>
        <w:rPr>
          <w:b/>
          <w:bCs/>
        </w:rPr>
      </w:pPr>
      <w:r w:rsidRPr="00F9382B">
        <w:rPr>
          <w:b/>
          <w:bCs/>
        </w:rPr>
        <w:t>Verify the Output Is Actually UCRT-Linked</w:t>
      </w:r>
    </w:p>
    <w:p w14:paraId="72B6471B" w14:textId="77777777" w:rsidR="00F9382B" w:rsidRPr="00F9382B" w:rsidRDefault="00F9382B" w:rsidP="00F9382B">
      <w:r w:rsidRPr="00F9382B">
        <w:t>bash</w:t>
      </w:r>
    </w:p>
    <w:p w14:paraId="55D2D9DB" w14:textId="77777777" w:rsidR="00F9382B" w:rsidRPr="00F9382B" w:rsidRDefault="00F9382B" w:rsidP="00F9382B">
      <w:r w:rsidRPr="00F9382B">
        <w:t>ldd build/ninja.exe</w:t>
      </w:r>
    </w:p>
    <w:p w14:paraId="14FC9AED" w14:textId="77777777" w:rsidR="00F9382B" w:rsidRPr="00F9382B" w:rsidRDefault="00F9382B" w:rsidP="00F9382B">
      <w:r w:rsidRPr="00F9382B">
        <w:t>You want to see dependencies on msys-2.0.dll / ucrtbase.dll from the /ucrt64/ or /usr/ tree — not exclusively KERNEL32.dll / api-ms-win-crt-*.dll pointing to System32, which would indicate it's still a generic Windows binary.</w:t>
      </w:r>
    </w:p>
    <w:p w14:paraId="39D02CF2" w14:textId="77777777" w:rsidR="00F9382B" w:rsidRPr="00F9382B" w:rsidRDefault="00F9382B" w:rsidP="00F9382B">
      <w:pPr>
        <w:rPr>
          <w:b/>
          <w:bCs/>
        </w:rPr>
      </w:pPr>
      <w:r w:rsidRPr="00F9382B">
        <w:rPr>
          <w:b/>
          <w:bCs/>
        </w:rPr>
        <w:t>Why This Matters For Your Original Goal</w:t>
      </w:r>
    </w:p>
    <w:p w14:paraId="02591842" w14:textId="77777777" w:rsidR="00F9382B" w:rsidRPr="00F9382B" w:rsidRDefault="00F9382B" w:rsidP="00F9382B">
      <w:r w:rsidRPr="00F9382B">
        <w:t xml:space="preserve">If this succeeds, you'll have proven the build works — but the outcome is functionally identical to pacman -S mingw-w64-ucrt-x86_64-ninja. You won't have created anything new that solves the </w:t>
      </w:r>
      <w:r w:rsidRPr="00F9382B">
        <w:rPr>
          <w:i/>
          <w:iCs/>
        </w:rPr>
        <w:t>PyPI pip install</w:t>
      </w:r>
      <w:r w:rsidRPr="00F9382B">
        <w:t xml:space="preserve"> problem, because the PyPI ninja package's cibuildwheel config (visible in the pyproject.toml you showed me) will never target MSYS2 — that's a packaging-policy decision upstream, not something your local rebuild changes.</w:t>
      </w:r>
    </w:p>
    <w:p w14:paraId="2F04555F" w14:textId="77777777" w:rsidR="00F9382B" w:rsidRPr="00F9382B" w:rsidRDefault="00F9382B" w:rsidP="00F9382B">
      <w:r w:rsidRPr="00F9382B">
        <w:t xml:space="preserve">What it </w:t>
      </w:r>
      <w:r w:rsidRPr="00F9382B">
        <w:rPr>
          <w:i/>
          <w:iCs/>
        </w:rPr>
        <w:t>does</w:t>
      </w:r>
      <w:r w:rsidRPr="00F9382B">
        <w:t xml:space="preserve"> give you: a personal, verified, ucrt64-native ninja.exe you could drop into your MSYS2 /ucrt64/bin/ manually — but that's exactly what pacman already installed for you the first time around.</w:t>
      </w:r>
    </w:p>
    <w:p w14:paraId="544BFC99" w14:textId="77777777" w:rsidR="00F9382B" w:rsidRPr="00F9382B" w:rsidRDefault="00F9382B" w:rsidP="00F9382B">
      <w:r w:rsidRPr="00F9382B">
        <w:t>$ ls ninja-upstream/src/ | wc -l ls ninja-upstream/src/*.cc | head -5 122 ninja-upstream/src/browse.cc ninja-upstream/src/build.cc ninja-upstream/src/build_log.cc ninja-upstream/src/build_log_perftest.cc ninja-upstream/src/build_log_test.cc</w:t>
      </w:r>
    </w:p>
    <w:p w14:paraId="02265752" w14:textId="77777777" w:rsidR="00F9382B" w:rsidRPr="00F9382B" w:rsidRDefault="00F9382B" w:rsidP="00F9382B">
      <w:r w:rsidRPr="00F9382B">
        <w:t>Confirmed — 122 files including build.cc, build_log.cc, etc. is a healthy, complete Ninja source tree. The sdist genuinely bundled everything; you don't need to clone from GitHub.</w:t>
      </w:r>
    </w:p>
    <w:p w14:paraId="13F0A12F" w14:textId="77777777" w:rsidR="00F9382B" w:rsidRPr="00F9382B" w:rsidRDefault="00F9382B" w:rsidP="00F9382B">
      <w:pPr>
        <w:rPr>
          <w:b/>
          <w:bCs/>
        </w:rPr>
      </w:pPr>
      <w:r w:rsidRPr="00F9382B">
        <w:rPr>
          <w:b/>
          <w:bCs/>
        </w:rPr>
        <w:t>Next Steps From Here</w:t>
      </w:r>
    </w:p>
    <w:p w14:paraId="11644AFE" w14:textId="77777777" w:rsidR="00F9382B" w:rsidRPr="00F9382B" w:rsidRDefault="00F9382B" w:rsidP="00F9382B">
      <w:r w:rsidRPr="00F9382B">
        <w:t xml:space="preserve">You're sitting on real source at ~/Downloads/ninja-1.13.0/ninja-upstream/. The only thing that matters now is </w:t>
      </w:r>
      <w:r w:rsidRPr="00F9382B">
        <w:rPr>
          <w:b/>
          <w:bCs/>
        </w:rPr>
        <w:t>which shell</w:t>
      </w:r>
      <w:r w:rsidRPr="00F9382B">
        <w:t xml:space="preserve"> you run the build from.</w:t>
      </w:r>
    </w:p>
    <w:p w14:paraId="4F9D9E41" w14:textId="77777777" w:rsidR="00F9382B" w:rsidRPr="00F9382B" w:rsidRDefault="00F9382B" w:rsidP="00F9382B">
      <w:r w:rsidRPr="00F9382B">
        <w:rPr>
          <w:b/>
          <w:bCs/>
        </w:rPr>
        <w:t>Close this terminal. Open MSYS2 UCRT64 specifically</w:t>
      </w:r>
      <w:r w:rsidRPr="00F9382B">
        <w:t xml:space="preserve"> — look for "MSYS2 UCRT64" in your Start Menu, not plain "MSYS2 MSYS" or "MSYS2 MINGW32". They are genuinely different environments with different default compilers on PATH.</w:t>
      </w:r>
    </w:p>
    <w:p w14:paraId="6CCD155A" w14:textId="77777777" w:rsidR="00F9382B" w:rsidRPr="00F9382B" w:rsidRDefault="00F9382B" w:rsidP="00F9382B">
      <w:r w:rsidRPr="00F9382B">
        <w:t>Once inside that shell:</w:t>
      </w:r>
    </w:p>
    <w:p w14:paraId="12B91390" w14:textId="77777777" w:rsidR="00F9382B" w:rsidRPr="00F9382B" w:rsidRDefault="00F9382B" w:rsidP="00F9382B">
      <w:r w:rsidRPr="00F9382B">
        <w:t>bash</w:t>
      </w:r>
    </w:p>
    <w:p w14:paraId="61302426" w14:textId="77777777" w:rsidR="00F9382B" w:rsidRPr="00F9382B" w:rsidRDefault="00F9382B" w:rsidP="00F9382B">
      <w:r w:rsidRPr="00F9382B">
        <w:t>cd ~/Downloads/ninja-1.13.0/ninja-upstream</w:t>
      </w:r>
    </w:p>
    <w:p w14:paraId="0EE79F6C" w14:textId="77777777" w:rsidR="00F9382B" w:rsidRPr="00F9382B" w:rsidRDefault="00F9382B" w:rsidP="00F9382B"/>
    <w:p w14:paraId="66DBAF00" w14:textId="77777777" w:rsidR="00F9382B" w:rsidRPr="00F9382B" w:rsidRDefault="00F9382B" w:rsidP="00F9382B">
      <w:r w:rsidRPr="00F9382B">
        <w:t>which gcc</w:t>
      </w:r>
    </w:p>
    <w:p w14:paraId="14D578C1" w14:textId="77777777" w:rsidR="00F9382B" w:rsidRPr="00F9382B" w:rsidRDefault="00F9382B" w:rsidP="00F9382B">
      <w:r w:rsidRPr="00F9382B">
        <w:t>gcc --version</w:t>
      </w:r>
    </w:p>
    <w:p w14:paraId="5C865137" w14:textId="77777777" w:rsidR="00F9382B" w:rsidRPr="00F9382B" w:rsidRDefault="00F9382B" w:rsidP="00F9382B">
      <w:r w:rsidRPr="00F9382B">
        <w:lastRenderedPageBreak/>
        <w:t>Expect output like:</w:t>
      </w:r>
    </w:p>
    <w:p w14:paraId="27E6814D" w14:textId="77777777" w:rsidR="00F9382B" w:rsidRPr="00F9382B" w:rsidRDefault="00F9382B" w:rsidP="00F9382B">
      <w:r w:rsidRPr="00F9382B">
        <w:t>/ucrt64/bin/gcc</w:t>
      </w:r>
    </w:p>
    <w:p w14:paraId="50FB240A" w14:textId="77777777" w:rsidR="00F9382B" w:rsidRPr="00F9382B" w:rsidRDefault="00F9382B" w:rsidP="00F9382B">
      <w:r w:rsidRPr="00F9382B">
        <w:t>gcc (Rev...) 13.x.x</w:t>
      </w:r>
    </w:p>
    <w:p w14:paraId="4DA26EE5" w14:textId="77777777" w:rsidR="00F9382B" w:rsidRPr="00F9382B" w:rsidRDefault="00F9382B" w:rsidP="00F9382B">
      <w:r w:rsidRPr="00F9382B">
        <w:t>If which gcc returns nothing, or points somewhere outside /ucrt64/, stop here — you're in the wrong shell and the build will produce the same broken-CRT binary as before.</w:t>
      </w:r>
    </w:p>
    <w:p w14:paraId="6B852A2B" w14:textId="77777777" w:rsidR="00F9382B" w:rsidRPr="00F9382B" w:rsidRDefault="00F9382B" w:rsidP="00F9382B">
      <w:pPr>
        <w:rPr>
          <w:b/>
          <w:bCs/>
        </w:rPr>
      </w:pPr>
      <w:r w:rsidRPr="00F9382B">
        <w:rPr>
          <w:b/>
          <w:bCs/>
        </w:rPr>
        <w:t>Build</w:t>
      </w:r>
    </w:p>
    <w:p w14:paraId="6EAFB1CC" w14:textId="77777777" w:rsidR="00F9382B" w:rsidRPr="00F9382B" w:rsidRDefault="00F9382B" w:rsidP="00F9382B">
      <w:r w:rsidRPr="00F9382B">
        <w:t>bash</w:t>
      </w:r>
    </w:p>
    <w:p w14:paraId="6544DAD0" w14:textId="77777777" w:rsidR="00F9382B" w:rsidRPr="00F9382B" w:rsidRDefault="00F9382B" w:rsidP="00F9382B">
      <w:r w:rsidRPr="00F9382B">
        <w:t>cmake -B build -G "MSYS Makefiles"</w:t>
      </w:r>
    </w:p>
    <w:p w14:paraId="1D8B5992" w14:textId="77777777" w:rsidR="00F9382B" w:rsidRPr="00F9382B" w:rsidRDefault="00F9382B" w:rsidP="00F9382B">
      <w:r w:rsidRPr="00F9382B">
        <w:t>cmake --build build</w:t>
      </w:r>
    </w:p>
    <w:p w14:paraId="05F8011F" w14:textId="77777777" w:rsidR="00F9382B" w:rsidRPr="00F9382B" w:rsidRDefault="00F9382B" w:rsidP="00F9382B">
      <w:r w:rsidRPr="00F9382B">
        <w:t>This will take a couple minutes — Ninja's own build system includes its test suite (build_log_test.cc, *_perftest.cc etc.), so CMake will compile a fair number of .cc files.</w:t>
      </w:r>
    </w:p>
    <w:p w14:paraId="164FB5E4" w14:textId="77777777" w:rsidR="00F9382B" w:rsidRPr="00F9382B" w:rsidRDefault="00F9382B" w:rsidP="00F9382B">
      <w:pPr>
        <w:rPr>
          <w:b/>
          <w:bCs/>
        </w:rPr>
      </w:pPr>
      <w:r w:rsidRPr="00F9382B">
        <w:rPr>
          <w:b/>
          <w:bCs/>
        </w:rPr>
        <w:t>Verify</w:t>
      </w:r>
    </w:p>
    <w:p w14:paraId="0B01A514" w14:textId="77777777" w:rsidR="00F9382B" w:rsidRPr="00F9382B" w:rsidRDefault="00F9382B" w:rsidP="00F9382B">
      <w:r w:rsidRPr="00F9382B">
        <w:t>bash</w:t>
      </w:r>
    </w:p>
    <w:p w14:paraId="59269B0C" w14:textId="77777777" w:rsidR="00F9382B" w:rsidRPr="00F9382B" w:rsidRDefault="00F9382B" w:rsidP="00F9382B">
      <w:r w:rsidRPr="00F9382B">
        <w:t>ldd build/ninja.exe</w:t>
      </w:r>
    </w:p>
    <w:p w14:paraId="391710B3" w14:textId="77777777" w:rsidR="00F9382B" w:rsidRPr="00F9382B" w:rsidRDefault="00F9382B" w:rsidP="00F9382B">
      <w:r w:rsidRPr="00F9382B">
        <w:t>You're checking that it links against /ucrt64/bin/*.dll and msys-2.0.dll, not generic C:\Windows\System32\*.</w:t>
      </w:r>
    </w:p>
    <w:p w14:paraId="44E867BD" w14:textId="77777777" w:rsidR="00F9382B" w:rsidRPr="00F9382B" w:rsidRDefault="00F9382B" w:rsidP="00F9382B">
      <w:pPr>
        <w:rPr>
          <w:b/>
          <w:bCs/>
        </w:rPr>
      </w:pPr>
      <w:r w:rsidRPr="00F9382B">
        <w:rPr>
          <w:b/>
          <w:bCs/>
        </w:rPr>
        <w:t>One Honest Note Before You Spend the Time</w:t>
      </w:r>
    </w:p>
    <w:p w14:paraId="22E086CB" w14:textId="77777777" w:rsidR="00F9382B" w:rsidRPr="00F9382B" w:rsidRDefault="00F9382B" w:rsidP="00F9382B">
      <w:r w:rsidRPr="00F9382B">
        <w:t xml:space="preserve">Worth saying plainly: once this completes successfully, what you'll have is </w:t>
      </w:r>
      <w:r w:rsidRPr="00F9382B">
        <w:rPr>
          <w:b/>
          <w:bCs/>
        </w:rPr>
        <w:t>functionally identical</w:t>
      </w:r>
      <w:r w:rsidRPr="00F9382B">
        <w:t xml:space="preserve"> to what pacman -S mingw-w64-ucrt-x86_64-ninja already gave you in five seconds. This exercise is useful for understanding </w:t>
      </w:r>
      <w:r w:rsidRPr="00F9382B">
        <w:rPr>
          <w:i/>
          <w:iCs/>
        </w:rPr>
        <w:t>why</w:t>
      </w:r>
      <w:r w:rsidRPr="00F9382B">
        <w:t xml:space="preserve"> the CRT mismatch happens and confirming it firsthand — but it won't produce a different practical outcome than the pacman package you already have installed.</w:t>
      </w:r>
    </w:p>
    <w:p w14:paraId="1A9FD804" w14:textId="77777777" w:rsidR="00F9382B" w:rsidRPr="00F9382B" w:rsidRDefault="00F9382B" w:rsidP="00F9382B">
      <w:r w:rsidRPr="00F9382B">
        <w:t>If your actual goal is still "make pip install meson meson-python ninja work cleanly inside MSYS2 without the pacman workaround" — that's not reachable this way, because the PyPI ninja wheel's cibuildwheel targets (manylinux/Windows/macOS) are an upstream packaging decision in that project's pyproject.toml, not something a local rebuild on your end can change. The pip ecosystem and MSYS2's native ecosystem will keep needing the --no-build-isolation + pacman bridge regardless of this build succeeding.</w:t>
      </w:r>
    </w:p>
    <w:p w14:paraId="012EC2C3" w14:textId="77777777" w:rsidR="00F9382B" w:rsidRPr="00F9382B" w:rsidRDefault="00F9382B" w:rsidP="00F9382B">
      <w:r w:rsidRPr="00F9382B">
        <w:t>Want to go ahead and run it, or has this confirmed enough for your purposes already?</w:t>
      </w:r>
    </w:p>
    <w:p w14:paraId="79F253E1" w14:textId="77777777" w:rsidR="00F9382B" w:rsidRPr="00F9382B" w:rsidRDefault="00F9382B" w:rsidP="00F9382B">
      <w:r w:rsidRPr="00F9382B">
        <w:t>$ cd ~/Downloads/ninja-1.13.0/ninja-upstream which gcc gcc --version /ucrt64/bin/gcc gcc.exe (Rev5, Built by MSYS2 project) 16.1.0 Copyright (C) 2026 Free Software Foundation, Inc. This is free software; see the source for copying conditions. There is NO warranty; not even for MERCHANTABILITY or FITNESS FOR A PARTICULAR PURPOSE.</w:t>
      </w:r>
    </w:p>
    <w:p w14:paraId="6088E2E9" w14:textId="77777777" w:rsidR="00F9382B" w:rsidRPr="00F9382B" w:rsidRDefault="00F9382B" w:rsidP="00F9382B">
      <w:r w:rsidRPr="00F9382B">
        <w:t>Confirmed — you're correctly inside MSYS2 UCRT64 with gcc resolving to /ucrt64/bin/gcc. This is exactly the right environment.</w:t>
      </w:r>
    </w:p>
    <w:p w14:paraId="7E75F9E7" w14:textId="77777777" w:rsidR="00F9382B" w:rsidRPr="00F9382B" w:rsidRDefault="00F9382B" w:rsidP="00F9382B">
      <w:pPr>
        <w:rPr>
          <w:b/>
          <w:bCs/>
        </w:rPr>
      </w:pPr>
      <w:r w:rsidRPr="00F9382B">
        <w:rPr>
          <w:b/>
          <w:bCs/>
        </w:rPr>
        <w:t>Proceed With the Build</w:t>
      </w:r>
    </w:p>
    <w:p w14:paraId="0F011D64" w14:textId="77777777" w:rsidR="00F9382B" w:rsidRPr="00F9382B" w:rsidRDefault="00F9382B" w:rsidP="00F9382B">
      <w:r w:rsidRPr="00F9382B">
        <w:t>bash</w:t>
      </w:r>
    </w:p>
    <w:p w14:paraId="38D12C37" w14:textId="77777777" w:rsidR="00F9382B" w:rsidRPr="00F9382B" w:rsidRDefault="00F9382B" w:rsidP="00F9382B">
      <w:r w:rsidRPr="00F9382B">
        <w:t>cmake -B build -G "MSYS Makefiles"</w:t>
      </w:r>
    </w:p>
    <w:p w14:paraId="4B9A1E3C" w14:textId="77777777" w:rsidR="00F9382B" w:rsidRPr="00F9382B" w:rsidRDefault="00F9382B" w:rsidP="00F9382B">
      <w:r w:rsidRPr="00F9382B">
        <w:t>cmake --build build</w:t>
      </w:r>
    </w:p>
    <w:p w14:paraId="7286BEFB" w14:textId="77777777" w:rsidR="00F9382B" w:rsidRPr="00F9382B" w:rsidRDefault="00F9382B" w:rsidP="00F9382B">
      <w:r w:rsidRPr="00F9382B">
        <w:t>This will compile all 122 source files including the test suite — expect it to take a minute or two depending on your machine. You'll see standard make-style output scrolling ([ 1%] Building CXX object... etc., since CMake's MSYS Makefiles generator wraps mingw32-make/make under the hood).</w:t>
      </w:r>
    </w:p>
    <w:p w14:paraId="3659A58F" w14:textId="77777777" w:rsidR="00F9382B" w:rsidRPr="00F9382B" w:rsidRDefault="00F9382B" w:rsidP="00F9382B">
      <w:pPr>
        <w:rPr>
          <w:b/>
          <w:bCs/>
        </w:rPr>
      </w:pPr>
      <w:r w:rsidRPr="00F9382B">
        <w:rPr>
          <w:b/>
          <w:bCs/>
        </w:rPr>
        <w:t>If cmake Itself Isn't Found</w:t>
      </w:r>
    </w:p>
    <w:p w14:paraId="28313AE3" w14:textId="77777777" w:rsidR="00F9382B" w:rsidRPr="00F9382B" w:rsidRDefault="00F9382B" w:rsidP="00F9382B">
      <w:r w:rsidRPr="00F9382B">
        <w:lastRenderedPageBreak/>
        <w:t>Since you're now in the ucrt64 shell, confirm cmake is also the MSYS2 native one, not a leftover Windows one on PATH:</w:t>
      </w:r>
    </w:p>
    <w:p w14:paraId="03ACEB70" w14:textId="77777777" w:rsidR="00F9382B" w:rsidRPr="00F9382B" w:rsidRDefault="00F9382B" w:rsidP="00F9382B">
      <w:r w:rsidRPr="00F9382B">
        <w:t>bash</w:t>
      </w:r>
    </w:p>
    <w:p w14:paraId="1BD0DA6B" w14:textId="77777777" w:rsidR="00F9382B" w:rsidRPr="00F9382B" w:rsidRDefault="00F9382B" w:rsidP="00F9382B">
      <w:r w:rsidRPr="00F9382B">
        <w:t>which cmake</w:t>
      </w:r>
    </w:p>
    <w:p w14:paraId="3657ED39" w14:textId="77777777" w:rsidR="00F9382B" w:rsidRPr="00F9382B" w:rsidRDefault="00F9382B" w:rsidP="00F9382B">
      <w:r w:rsidRPr="00F9382B">
        <w:t>Should show /ucrt64/bin/cmake. If it's missing entirely:</w:t>
      </w:r>
    </w:p>
    <w:p w14:paraId="66347FF1" w14:textId="77777777" w:rsidR="00F9382B" w:rsidRPr="00F9382B" w:rsidRDefault="00F9382B" w:rsidP="00F9382B">
      <w:r w:rsidRPr="00F9382B">
        <w:t>bash</w:t>
      </w:r>
    </w:p>
    <w:p w14:paraId="071D3166" w14:textId="77777777" w:rsidR="00F9382B" w:rsidRPr="00F9382B" w:rsidRDefault="00F9382B" w:rsidP="00F9382B">
      <w:r w:rsidRPr="00F9382B">
        <w:t>pacman -S mingw-w64-ucrt-x86_64-cmake</w:t>
      </w:r>
    </w:p>
    <w:p w14:paraId="05FCB84D" w14:textId="77777777" w:rsidR="00F9382B" w:rsidRPr="00F9382B" w:rsidRDefault="00F9382B" w:rsidP="00F9382B">
      <w:pPr>
        <w:rPr>
          <w:b/>
          <w:bCs/>
        </w:rPr>
      </w:pPr>
      <w:r w:rsidRPr="00F9382B">
        <w:rPr>
          <w:b/>
          <w:bCs/>
        </w:rPr>
        <w:t>After the Build Completes</w:t>
      </w:r>
    </w:p>
    <w:p w14:paraId="4B3715D3" w14:textId="77777777" w:rsidR="00F9382B" w:rsidRPr="00F9382B" w:rsidRDefault="00F9382B" w:rsidP="00F9382B">
      <w:r w:rsidRPr="00F9382B">
        <w:t>bash</w:t>
      </w:r>
    </w:p>
    <w:p w14:paraId="1B4D0DCE" w14:textId="77777777" w:rsidR="00F9382B" w:rsidRPr="00F9382B" w:rsidRDefault="00F9382B" w:rsidP="00F9382B">
      <w:r w:rsidRPr="00F9382B">
        <w:t>ldd build/ninja.exe</w:t>
      </w:r>
    </w:p>
    <w:p w14:paraId="76175C9E" w14:textId="77777777" w:rsidR="00F9382B" w:rsidRPr="00F9382B" w:rsidRDefault="00F9382B" w:rsidP="00F9382B">
      <w:r w:rsidRPr="00F9382B">
        <w:t>Look specifically for lines referencing /ucrt64/bin/ or msys-2.0.dll — that confirms UCRT linkage rather than generic Windows System32 CRT.</w:t>
      </w:r>
    </w:p>
    <w:p w14:paraId="79490FDB" w14:textId="77777777" w:rsidR="00F9382B" w:rsidRPr="00F9382B" w:rsidRDefault="00F9382B" w:rsidP="00F9382B">
      <w:r w:rsidRPr="00F9382B">
        <w:t>Then sanity check it actually runs and reports the version you expect:</w:t>
      </w:r>
    </w:p>
    <w:p w14:paraId="02F24B82" w14:textId="77777777" w:rsidR="00F9382B" w:rsidRPr="00F9382B" w:rsidRDefault="00F9382B" w:rsidP="00F9382B">
      <w:r w:rsidRPr="00F9382B">
        <w:t>bash</w:t>
      </w:r>
    </w:p>
    <w:p w14:paraId="244772F3" w14:textId="77777777" w:rsidR="00F9382B" w:rsidRPr="00F9382B" w:rsidRDefault="00F9382B" w:rsidP="00F9382B">
      <w:r w:rsidRPr="00F9382B">
        <w:t>./build/ninja.exe --version</w:t>
      </w:r>
    </w:p>
    <w:p w14:paraId="64119B03" w14:textId="77777777" w:rsidR="00F9382B" w:rsidRPr="00F9382B" w:rsidRDefault="00F9382B" w:rsidP="00F9382B">
      <w:r w:rsidRPr="00F9382B">
        <w:t>Should print 1.13.0.</w:t>
      </w:r>
    </w:p>
    <w:p w14:paraId="12749E8E" w14:textId="77777777" w:rsidR="00F9382B" w:rsidRPr="00F9382B" w:rsidRDefault="00F9382B" w:rsidP="00F9382B">
      <w:r w:rsidRPr="00F9382B">
        <w:t>Go ahead and run the build — let me know what the ldd output and version check show.</w:t>
      </w:r>
    </w:p>
    <w:p w14:paraId="1EF3669C" w14:textId="77777777" w:rsidR="00F9382B" w:rsidRPr="00F9382B" w:rsidRDefault="00F9382B" w:rsidP="00F9382B">
      <w:r w:rsidRPr="00F9382B">
        <w:t>Hit the wall here:</w:t>
      </w:r>
    </w:p>
    <w:p w14:paraId="7AB42AE9" w14:textId="77777777" w:rsidR="00F9382B" w:rsidRPr="00F9382B" w:rsidRDefault="00F9382B" w:rsidP="00F9382B">
      <w:r w:rsidRPr="00F9382B">
        <w:t>[ 72%] Building CXX object CMakeFiles/ninja_test.dir/src/test.cc.obj D:/Programs/msys64/home/juhi/Downloads/ninja-1.13.0/ninja-upstream/src/test.cc: In member function void ScopedTempDir::CreateAndEnter(const std::string&amp;)': D:/Programs/msys64/home/juhi/Downloads/ninja-1.13.0/ninja-upstream/src/test.cc:210:27: error: call of overloaded 'mkdtemp(char [1024])' is ambiguous 210 | char* tempname = mkdtemp(name_template); | ~~~~</w:t>
      </w:r>
      <w:del w:id="0" w:author="Unknown">
        <w:r w:rsidRPr="00F9382B">
          <w:delText>~^</w:delText>
        </w:r>
      </w:del>
      <w:r w:rsidRPr="00F9382B">
        <w:t>~~~~~~~~~</w:t>
      </w:r>
      <w:del w:id="1" w:author="Unknown">
        <w:r w:rsidRPr="00F9382B">
          <w:delText>~ • there are 2 candidates In file included from D:/Programs/msys64/ucrt64/include/c++/16.1.0/cstdlib:83, from D:/Programs/msys64/ucrt64/include/c++/16.1.0/ext/string_conversions.h:45, from D:/Programs/msys64/ucrt64/include/c++/16.1.0/bits/basic_string.h:4499, from D:/Programs/msys64/ucrt64/include/c++/16.1.0/string:58, from D:/Programs/msys64/ucrt64/include/c++/16.1.0/bits/locale_classes.h:43, from D:/Programs/msys64/ucrt64/include/c++/16.1.0/bits/ios_base.h:43, from D:/Programs/msys64/ucrt64/include/c++/16.1.0/ios:46, from D:/Programs/msys64/ucrt64/include/c++/16.1.0/bits/ostream.h:43, from D:/Programs/msys64/ucrt64/include/c++/16.1.0/bits/unique_ptr.h:42, from D:/Programs/msys64/ucrt64/include/c++/16.1.0/memory:80, from D:/Programs/msys64/home/juhi/Downloads/ninja-1.13.0/ninja-upstream/build/_deps/googletest-src/googletest/include/gtest/gtest.h:54, from D:/Programs/msys64/home/juhi/Downloads/ninja-1.13.0/ninja-upstream/src/test.h:18, from D:/Programs/msys64/home/juhi/Downloads/ninja-1.13.0/ninja-upstream/src/test.cc:19: • candidate 1: 'char* mkdtemp(char*)' D:/Programs/msys64/ucrt64/include/stdlib.h:358:17: 358 | char *__cdecl mkdtemp(char *_TemplateName); | ^</w:delText>
        </w:r>
      </w:del>
      <w:r w:rsidRPr="00F9382B">
        <w:t>~</w:t>
      </w:r>
      <w:del w:id="2" w:author="Unknown">
        <w:r w:rsidRPr="00F9382B">
          <w:delText>~ • candidate 2: 'char* {anonymous}::mkdtemp(char*)' D:/Programs/msys64/home/juhi/Downloads/ninja-1.13.0/ninja-upstream/src/test.cc:52:7: 52 | char* mkdtemp(char* name_template) { | ^</w:delText>
        </w:r>
      </w:del>
      <w:r w:rsidRPr="00F9382B">
        <w:t>~~~~ make[2]: *** [CMakeFiles/ninja_test.dir/build.make:373: CMakeFiles/ninja_test.dir/src/test.cc.obj] Error 1 make[1]: *** [CMakeFiles/Makefile2:1209: CMakeFiles/ninja_test.dir/all] Error 2 make: *** [Makefile:146: all] Error 2</w:t>
      </w:r>
    </w:p>
    <w:p w14:paraId="6CDF2E58" w14:textId="77777777" w:rsidR="00F9382B" w:rsidRPr="00F9382B" w:rsidRDefault="00F9382B" w:rsidP="00F9382B">
      <w:r w:rsidRPr="00F9382B">
        <w:t>Show less</w:t>
      </w:r>
    </w:p>
    <w:p w14:paraId="4901CFFE" w14:textId="77777777" w:rsidR="00F9382B" w:rsidRPr="00F9382B" w:rsidRDefault="00F9382B" w:rsidP="00F9382B">
      <w:r w:rsidRPr="00F9382B">
        <w:t>This is a genuinely interesting find — a real version-mismatch bug, not something you misconfigured.</w:t>
      </w:r>
    </w:p>
    <w:p w14:paraId="65951E02" w14:textId="77777777" w:rsidR="00F9382B" w:rsidRPr="00F9382B" w:rsidRDefault="00F9382B" w:rsidP="00F9382B">
      <w:pPr>
        <w:rPr>
          <w:b/>
          <w:bCs/>
        </w:rPr>
      </w:pPr>
      <w:r w:rsidRPr="00F9382B">
        <w:rPr>
          <w:b/>
          <w:bCs/>
        </w:rPr>
        <w:lastRenderedPageBreak/>
        <w:t>What's Actually Happening</w:t>
      </w:r>
    </w:p>
    <w:p w14:paraId="24AD31A8" w14:textId="77777777" w:rsidR="00F9382B" w:rsidRPr="00F9382B" w:rsidRDefault="00F9382B" w:rsidP="00F9382B">
      <w:r w:rsidRPr="00F9382B">
        <w:t>c</w:t>
      </w:r>
    </w:p>
    <w:p w14:paraId="2356C855" w14:textId="77777777" w:rsidR="00F9382B" w:rsidRPr="00F9382B" w:rsidRDefault="00F9382B" w:rsidP="00F9382B">
      <w:r w:rsidRPr="00F9382B">
        <w:t>// src/test.cc — Ninja's own code, written years ago</w:t>
      </w:r>
    </w:p>
    <w:p w14:paraId="53503799" w14:textId="77777777" w:rsidR="00F9382B" w:rsidRPr="00F9382B" w:rsidRDefault="00F9382B" w:rsidP="00F9382B">
      <w:r w:rsidRPr="00F9382B">
        <w:t>// when MSYS2/MinGW's stdlib.h did NOT declare mkdtemp()</w:t>
      </w:r>
    </w:p>
    <w:p w14:paraId="4771D6CD" w14:textId="77777777" w:rsidR="00F9382B" w:rsidRPr="00F9382B" w:rsidRDefault="00F9382B" w:rsidP="00F9382B">
      <w:r w:rsidRPr="00F9382B">
        <w:t>#ifdef _WIN32</w:t>
      </w:r>
    </w:p>
    <w:p w14:paraId="754A57BA" w14:textId="77777777" w:rsidR="00F9382B" w:rsidRPr="00F9382B" w:rsidRDefault="00F9382B" w:rsidP="00F9382B">
      <w:r w:rsidRPr="00F9382B">
        <w:t>char* mkdtemp(char* name_template) {   // Ninja provides its OWN implementation</w:t>
      </w:r>
    </w:p>
    <w:p w14:paraId="401471EE" w14:textId="77777777" w:rsidR="00F9382B" w:rsidRPr="00F9382B" w:rsidRDefault="00F9382B" w:rsidP="00F9382B">
      <w:r w:rsidRPr="00F9382B">
        <w:t xml:space="preserve">    ...</w:t>
      </w:r>
    </w:p>
    <w:p w14:paraId="6B639EEF" w14:textId="77777777" w:rsidR="00F9382B" w:rsidRPr="00F9382B" w:rsidRDefault="00F9382B" w:rsidP="00F9382B">
      <w:r w:rsidRPr="00F9382B">
        <w:t>}</w:t>
      </w:r>
    </w:p>
    <w:p w14:paraId="67D5311B" w14:textId="77777777" w:rsidR="00F9382B" w:rsidRPr="00F9382B" w:rsidRDefault="00F9382B" w:rsidP="00F9382B">
      <w:r w:rsidRPr="00F9382B">
        <w:t>#endif</w:t>
      </w:r>
    </w:p>
    <w:p w14:paraId="78C9C36E" w14:textId="77777777" w:rsidR="00F9382B" w:rsidRPr="00F9382B" w:rsidRDefault="00F9382B" w:rsidP="00F9382B">
      <w:r w:rsidRPr="00F9382B">
        <w:t xml:space="preserve">Ninja's source carries a </w:t>
      </w:r>
      <w:r w:rsidRPr="00F9382B">
        <w:rPr>
          <w:b/>
          <w:bCs/>
        </w:rPr>
        <w:t>fallback mkdtemp() implementation</w:t>
      </w:r>
      <w:r w:rsidRPr="00F9382B">
        <w:t xml:space="preserve"> for Windows, written under the assumption that MinGW/UCRT's stdlib.h doesn't have one. But your toolchain — </w:t>
      </w:r>
      <w:r w:rsidRPr="00F9382B">
        <w:rPr>
          <w:b/>
          <w:bCs/>
        </w:rPr>
        <w:t>GCC 16.1.0</w:t>
      </w:r>
      <w:r w:rsidRPr="00F9382B">
        <w:t xml:space="preserve">, which is bleeding-edge (released 2026, ahead of anything in my training data) — now ships UCRT headers that </w:t>
      </w:r>
      <w:r w:rsidRPr="00F9382B">
        <w:rPr>
          <w:b/>
          <w:bCs/>
        </w:rPr>
        <w:t>do</w:t>
      </w:r>
      <w:r w:rsidRPr="00F9382B">
        <w:t xml:space="preserve"> declare mkdtemp() natively:</w:t>
      </w:r>
    </w:p>
    <w:p w14:paraId="6F5B3F01" w14:textId="77777777" w:rsidR="00F9382B" w:rsidRPr="00F9382B" w:rsidRDefault="00F9382B" w:rsidP="00F9382B">
      <w:r w:rsidRPr="00F9382B">
        <w:t>c</w:t>
      </w:r>
    </w:p>
    <w:p w14:paraId="1A8D06DF" w14:textId="77777777" w:rsidR="00F9382B" w:rsidRPr="00F9382B" w:rsidRDefault="00F9382B" w:rsidP="00F9382B">
      <w:r w:rsidRPr="00F9382B">
        <w:t>// D:/Programs/msys64/ucrt64/include/stdlib.h:358</w:t>
      </w:r>
    </w:p>
    <w:p w14:paraId="2F4D5614" w14:textId="77777777" w:rsidR="00F9382B" w:rsidRPr="00F9382B" w:rsidRDefault="00F9382B" w:rsidP="00F9382B">
      <w:r w:rsidRPr="00F9382B">
        <w:t>char *__cdecl mkdtemp(char *_TemplateName);   // now exists in UCRT itself</w:t>
      </w:r>
    </w:p>
    <w:p w14:paraId="44EC1887" w14:textId="77777777" w:rsidR="00F9382B" w:rsidRPr="00F9382B" w:rsidRDefault="00F9382B" w:rsidP="00F9382B">
      <w:r w:rsidRPr="00F9382B">
        <w:t>Two identically-signed functions now exist in the same translation unit, and the compiler can't pick — hence "ambiguous."</w:t>
      </w:r>
    </w:p>
    <w:p w14:paraId="3075D606" w14:textId="77777777" w:rsidR="00F9382B" w:rsidRPr="00F9382B" w:rsidRDefault="00F9382B" w:rsidP="00F9382B">
      <w:pPr>
        <w:rPr>
          <w:b/>
          <w:bCs/>
        </w:rPr>
      </w:pPr>
      <w:r w:rsidRPr="00F9382B">
        <w:rPr>
          <w:b/>
          <w:bCs/>
        </w:rPr>
        <w:t>This Is Not Your Environment's Fault</w:t>
      </w:r>
    </w:p>
    <w:p w14:paraId="33A07BFF" w14:textId="77777777" w:rsidR="00F9382B" w:rsidRPr="00F9382B" w:rsidRDefault="00F9382B" w:rsidP="00F9382B">
      <w:r w:rsidRPr="00F9382B">
        <w:t xml:space="preserve">This is a </w:t>
      </w:r>
      <w:r w:rsidRPr="00F9382B">
        <w:rPr>
          <w:b/>
          <w:bCs/>
        </w:rPr>
        <w:t>known class of bug</w:t>
      </w:r>
      <w:r w:rsidRPr="00F9382B">
        <w:t xml:space="preserve"> that surfaces when:</w:t>
      </w:r>
    </w:p>
    <w:p w14:paraId="2EC1BAFB" w14:textId="77777777" w:rsidR="00F9382B" w:rsidRPr="00F9382B" w:rsidRDefault="00F9382B" w:rsidP="00F9382B">
      <w:r w:rsidRPr="00F9382B">
        <w:t>old codebase's Windows compatibility shims</w:t>
      </w:r>
    </w:p>
    <w:p w14:paraId="592F04C0" w14:textId="77777777" w:rsidR="00F9382B" w:rsidRPr="00F9382B" w:rsidRDefault="00F9382B" w:rsidP="00F9382B">
      <w:r w:rsidRPr="00F9382B">
        <w:t xml:space="preserve">        +</w:t>
      </w:r>
    </w:p>
    <w:p w14:paraId="7BD62438" w14:textId="77777777" w:rsidR="00F9382B" w:rsidRPr="00F9382B" w:rsidRDefault="00F9382B" w:rsidP="00F9382B">
      <w:r w:rsidRPr="00F9382B">
        <w:t>newer system headers that gained the same function</w:t>
      </w:r>
    </w:p>
    <w:p w14:paraId="61387CD1" w14:textId="77777777" w:rsidR="00F9382B" w:rsidRPr="00F9382B" w:rsidRDefault="00F9382B" w:rsidP="00F9382B">
      <w:r w:rsidRPr="00F9382B">
        <w:t xml:space="preserve">        =</w:t>
      </w:r>
    </w:p>
    <w:p w14:paraId="4F193D29" w14:textId="77777777" w:rsidR="00F9382B" w:rsidRPr="00F9382B" w:rsidRDefault="00F9382B" w:rsidP="00F9382B">
      <w:r w:rsidRPr="00F9382B">
        <w:t>duplicate definition conflict</w:t>
      </w:r>
    </w:p>
    <w:p w14:paraId="164C2291" w14:textId="77777777" w:rsidR="00F9382B" w:rsidRPr="00F9382B" w:rsidRDefault="00F9382B" w:rsidP="00F9382B">
      <w:r w:rsidRPr="00F9382B">
        <w:t>It's the same category of problem as projects that used to #define their own strlcpy before glibc/UCRT started shipping it natively.</w:t>
      </w:r>
    </w:p>
    <w:p w14:paraId="01D6D1E5" w14:textId="77777777" w:rsidR="00F9382B" w:rsidRPr="00F9382B" w:rsidRDefault="00F9382B" w:rsidP="00F9382B">
      <w:pPr>
        <w:rPr>
          <w:b/>
          <w:bCs/>
        </w:rPr>
      </w:pPr>
      <w:r w:rsidRPr="00F9382B">
        <w:rPr>
          <w:b/>
          <w:bCs/>
        </w:rPr>
        <w:t>Three Ways Forward</w:t>
      </w:r>
    </w:p>
    <w:p w14:paraId="293F0107" w14:textId="77777777" w:rsidR="00F9382B" w:rsidRPr="00F9382B" w:rsidRDefault="00F9382B" w:rsidP="00F9382B">
      <w:r w:rsidRPr="00F9382B">
        <w:rPr>
          <w:b/>
          <w:bCs/>
        </w:rPr>
        <w:t>Option 1 — Skip building the test suite entirely (fastest, recommended)</w:t>
      </w:r>
    </w:p>
    <w:p w14:paraId="71174448" w14:textId="77777777" w:rsidR="00F9382B" w:rsidRPr="00F9382B" w:rsidRDefault="00F9382B" w:rsidP="00F9382B">
      <w:r w:rsidRPr="00F9382B">
        <w:t>You don't actually need ninja_test.exe — you only want ninja.exe itself. Target just that:</w:t>
      </w:r>
    </w:p>
    <w:p w14:paraId="24A36DBA" w14:textId="77777777" w:rsidR="00F9382B" w:rsidRPr="00F9382B" w:rsidRDefault="00F9382B" w:rsidP="00F9382B">
      <w:r w:rsidRPr="00F9382B">
        <w:t>bash</w:t>
      </w:r>
    </w:p>
    <w:p w14:paraId="2CB53DE1" w14:textId="77777777" w:rsidR="00F9382B" w:rsidRPr="00F9382B" w:rsidRDefault="00F9382B" w:rsidP="00F9382B">
      <w:r w:rsidRPr="00F9382B">
        <w:t>cmake --build build --target ninja</w:t>
      </w:r>
    </w:p>
    <w:p w14:paraId="4013BB41" w14:textId="77777777" w:rsidR="00F9382B" w:rsidRPr="00F9382B" w:rsidRDefault="00F9382B" w:rsidP="00F9382B">
      <w:r w:rsidRPr="00F9382B">
        <w:t>This skips ninja_test entirely and avoids test.cc altogether, since the test binary is a separate CMake target from the main ninja executable.</w:t>
      </w:r>
    </w:p>
    <w:p w14:paraId="50037046" w14:textId="77777777" w:rsidR="00F9382B" w:rsidRPr="00F9382B" w:rsidRDefault="00F9382B" w:rsidP="00F9382B">
      <w:r w:rsidRPr="00F9382B">
        <w:rPr>
          <w:b/>
          <w:bCs/>
        </w:rPr>
        <w:t>Option 2 — Patch test.cc to guard against newer UCRT</w:t>
      </w:r>
    </w:p>
    <w:p w14:paraId="2EF70818" w14:textId="77777777" w:rsidR="00F9382B" w:rsidRPr="00F9382B" w:rsidRDefault="00F9382B" w:rsidP="00F9382B">
      <w:r w:rsidRPr="00F9382B">
        <w:t>If you want the full build including tests, you'd need to edit src/test.cc around line 52 to conditionally exclude Ninja's own mkdtemp when UCRT already provides one — something like wrapping it in a feature-detection guard. This is a real upstream-worthy fix (newer GCC/UCRT combos will hit this on any unpatched Ninja checkout), but it's extra work for something you don't need.</w:t>
      </w:r>
    </w:p>
    <w:p w14:paraId="55FE5251" w14:textId="77777777" w:rsidR="00F9382B" w:rsidRPr="00F9382B" w:rsidRDefault="00F9382B" w:rsidP="00F9382B">
      <w:r w:rsidRPr="00F9382B">
        <w:rPr>
          <w:b/>
          <w:bCs/>
        </w:rPr>
        <w:lastRenderedPageBreak/>
        <w:t>Option 3 — Disable test build via CMake option</w:t>
      </w:r>
    </w:p>
    <w:p w14:paraId="18A8BFDA" w14:textId="77777777" w:rsidR="00F9382B" w:rsidRPr="00F9382B" w:rsidRDefault="00F9382B" w:rsidP="00F9382B">
      <w:r w:rsidRPr="00F9382B">
        <w:t>Check if there's a CMake option controlling this:</w:t>
      </w:r>
    </w:p>
    <w:p w14:paraId="1CD4BA2E" w14:textId="77777777" w:rsidR="00F9382B" w:rsidRPr="00F9382B" w:rsidRDefault="00F9382B" w:rsidP="00F9382B">
      <w:r w:rsidRPr="00F9382B">
        <w:t>bash</w:t>
      </w:r>
    </w:p>
    <w:p w14:paraId="27F74217" w14:textId="77777777" w:rsidR="00F9382B" w:rsidRPr="00F9382B" w:rsidRDefault="00F9382B" w:rsidP="00F9382B">
      <w:r w:rsidRPr="00F9382B">
        <w:t>grep -i "RUN_NINJA_TEST\|BUILD_TESTING\|ninja_test" CMakeLists.txt</w:t>
      </w:r>
    </w:p>
    <w:p w14:paraId="53AF3BDA" w14:textId="77777777" w:rsidR="00F9382B" w:rsidRPr="00F9382B" w:rsidRDefault="00F9382B" w:rsidP="00F9382B">
      <w:r w:rsidRPr="00F9382B">
        <w:t>If ninja_test is gated behind something like option(NINJA_BUILD_TESTS ...), you could reconfigure with that off — though Option 1 achieves the same result more directly without needing to find the right flag name.</w:t>
      </w:r>
    </w:p>
    <w:p w14:paraId="04980FB0" w14:textId="77777777" w:rsidR="00F9382B" w:rsidRPr="00F9382B" w:rsidRDefault="00F9382B" w:rsidP="00F9382B">
      <w:pPr>
        <w:rPr>
          <w:b/>
          <w:bCs/>
        </w:rPr>
      </w:pPr>
      <w:r w:rsidRPr="00F9382B">
        <w:rPr>
          <w:b/>
          <w:bCs/>
        </w:rPr>
        <w:t>Recommended Next Command</w:t>
      </w:r>
    </w:p>
    <w:p w14:paraId="589E7F38" w14:textId="77777777" w:rsidR="00F9382B" w:rsidRPr="00F9382B" w:rsidRDefault="00F9382B" w:rsidP="00F9382B">
      <w:r w:rsidRPr="00F9382B">
        <w:t>bash</w:t>
      </w:r>
    </w:p>
    <w:p w14:paraId="53836E98" w14:textId="77777777" w:rsidR="00F9382B" w:rsidRPr="00F9382B" w:rsidRDefault="00F9382B" w:rsidP="00F9382B">
      <w:r w:rsidRPr="00F9382B">
        <w:t>cmake --build build --target ninja</w:t>
      </w:r>
    </w:p>
    <w:p w14:paraId="7436A298" w14:textId="77777777" w:rsidR="00F9382B" w:rsidRPr="00F9382B" w:rsidRDefault="00F9382B" w:rsidP="00F9382B">
      <w:r w:rsidRPr="00F9382B">
        <w:t>ls build/ninja.exe</w:t>
      </w:r>
    </w:p>
    <w:p w14:paraId="6F089834" w14:textId="77777777" w:rsidR="00F9382B" w:rsidRPr="00F9382B" w:rsidRDefault="00F9382B" w:rsidP="00F9382B">
      <w:r w:rsidRPr="00F9382B">
        <w:t>./build/ninja.exe --version</w:t>
      </w:r>
    </w:p>
    <w:p w14:paraId="37C3EDD0" w14:textId="77777777" w:rsidR="00F9382B" w:rsidRPr="00F9382B" w:rsidRDefault="00F9382B" w:rsidP="00F9382B">
      <w:r w:rsidRPr="00F9382B">
        <w:t>This sidesteps the bug entirely since you only care about the ninja binary, not its test suite. Try this and let me know if ninja.exe builds clean.</w:t>
      </w:r>
    </w:p>
    <w:p w14:paraId="72872631" w14:textId="77777777" w:rsidR="00F9382B" w:rsidRPr="00F9382B" w:rsidRDefault="00F9382B" w:rsidP="00F9382B">
      <w:r w:rsidRPr="00F9382B">
        <w:t>So quick!</w:t>
      </w:r>
    </w:p>
    <w:p w14:paraId="45D119A4" w14:textId="77777777" w:rsidR="00F9382B" w:rsidRPr="00F9382B" w:rsidRDefault="00F9382B" w:rsidP="00F9382B">
      <w:r w:rsidRPr="00F9382B">
        <w:t>juhi@LAPTOP-BGI3SJP4 UCRT64 ~/Downloads/ninja-1.13.0/ninja-upstream $ cmake --build build --target ninja [ 5%] Built target libninja-re2c [ 94%] Built target libninja [100%] Built target ninja</w:t>
      </w:r>
    </w:p>
    <w:p w14:paraId="01D17B87" w14:textId="77777777" w:rsidR="00F9382B" w:rsidRPr="00F9382B" w:rsidRDefault="00F9382B" w:rsidP="00F9382B">
      <w:r w:rsidRPr="00F9382B">
        <w:t>Clean build — ninja.exe compiled successfully, no errors, just skipped the broken test target entirely.</w:t>
      </w:r>
    </w:p>
    <w:p w14:paraId="5C7CA071" w14:textId="77777777" w:rsidR="00F9382B" w:rsidRPr="00F9382B" w:rsidRDefault="00F9382B" w:rsidP="00F9382B">
      <w:pPr>
        <w:rPr>
          <w:b/>
          <w:bCs/>
        </w:rPr>
      </w:pPr>
      <w:r w:rsidRPr="00F9382B">
        <w:rPr>
          <w:b/>
          <w:bCs/>
        </w:rPr>
        <w:t>Verify It's the Right Binary</w:t>
      </w:r>
    </w:p>
    <w:p w14:paraId="3423E3F3" w14:textId="77777777" w:rsidR="00F9382B" w:rsidRPr="00F9382B" w:rsidRDefault="00F9382B" w:rsidP="00F9382B">
      <w:r w:rsidRPr="00F9382B">
        <w:t>bash</w:t>
      </w:r>
    </w:p>
    <w:p w14:paraId="5FECA409" w14:textId="77777777" w:rsidR="00F9382B" w:rsidRPr="00F9382B" w:rsidRDefault="00F9382B" w:rsidP="00F9382B">
      <w:r w:rsidRPr="00F9382B">
        <w:t>ldd build/ninja.exe</w:t>
      </w:r>
    </w:p>
    <w:p w14:paraId="145DE768" w14:textId="77777777" w:rsidR="00F9382B" w:rsidRPr="00F9382B" w:rsidRDefault="00F9382B" w:rsidP="00F9382B">
      <w:r w:rsidRPr="00F9382B">
        <w:t>You want to see /ucrt64/bin/*.dll and msys-2.0.dll style dependencies — confirming this is genuinely UCRT-linked, not a generic Windows CRT binary.</w:t>
      </w:r>
    </w:p>
    <w:p w14:paraId="7183371A" w14:textId="77777777" w:rsidR="00F9382B" w:rsidRPr="00F9382B" w:rsidRDefault="00F9382B" w:rsidP="00F9382B">
      <w:r w:rsidRPr="00F9382B">
        <w:t>bash</w:t>
      </w:r>
    </w:p>
    <w:p w14:paraId="51E5D4BC" w14:textId="77777777" w:rsidR="00F9382B" w:rsidRPr="00F9382B" w:rsidRDefault="00F9382B" w:rsidP="00F9382B">
      <w:r w:rsidRPr="00F9382B">
        <w:t>./build/ninja.exe --version</w:t>
      </w:r>
    </w:p>
    <w:p w14:paraId="791F0689" w14:textId="77777777" w:rsidR="00F9382B" w:rsidRPr="00F9382B" w:rsidRDefault="00F9382B" w:rsidP="00F9382B">
      <w:r w:rsidRPr="00F9382B">
        <w:t>Should print 1.13.0.</w:t>
      </w:r>
    </w:p>
    <w:p w14:paraId="364AB898" w14:textId="77777777" w:rsidR="00F9382B" w:rsidRPr="00F9382B" w:rsidRDefault="00F9382B" w:rsidP="00F9382B">
      <w:pPr>
        <w:rPr>
          <w:b/>
          <w:bCs/>
        </w:rPr>
      </w:pPr>
      <w:r w:rsidRPr="00F9382B">
        <w:rPr>
          <w:b/>
          <w:bCs/>
        </w:rPr>
        <w:t>What You've Actually Achieved</w:t>
      </w:r>
    </w:p>
    <w:p w14:paraId="6B987EC0" w14:textId="77777777" w:rsidR="00F9382B" w:rsidRPr="00F9382B" w:rsidRDefault="00F9382B" w:rsidP="00F9382B">
      <w:r w:rsidRPr="00F9382B">
        <w:t>You now have a working, natively-built ucrt64 ninja.exe, built entirely from the real Ninja source (confirmed as the genuine 122-file source tree, not a stub), compiled inside the correct MSYS2 UCRT64 environment, and you even hit and worked around a real compiler/header version conflict (mkdtemp ambiguity) along the way.</w:t>
      </w:r>
    </w:p>
    <w:p w14:paraId="54437C4B" w14:textId="77777777" w:rsidR="00F9382B" w:rsidRPr="00F9382B" w:rsidRDefault="00F9382B" w:rsidP="00F9382B">
      <w:pPr>
        <w:rPr>
          <w:b/>
          <w:bCs/>
        </w:rPr>
      </w:pPr>
      <w:r w:rsidRPr="00F9382B">
        <w:rPr>
          <w:b/>
          <w:bCs/>
        </w:rPr>
        <w:t>Where This Leaves You Practically</w:t>
      </w:r>
    </w:p>
    <w:p w14:paraId="3C041C7E" w14:textId="77777777" w:rsidR="00F9382B" w:rsidRPr="00F9382B" w:rsidRDefault="00F9382B" w:rsidP="00F9382B">
      <w:r w:rsidRPr="00F9382B">
        <w:t xml:space="preserve">As discussed earlier, this binary is </w:t>
      </w:r>
      <w:r w:rsidRPr="00F9382B">
        <w:rPr>
          <w:b/>
          <w:bCs/>
        </w:rPr>
        <w:t>functionally equivalent</w:t>
      </w:r>
      <w:r w:rsidRPr="00F9382B">
        <w:t xml:space="preserve"> to what pacman -S mingw-w64-ucrt-x86_64-ninja already installed for you — same toolchain, same CRT, same architecture. You haven't unlocked a new capability so much as reproduced the pacman package by hand, while learning exactly </w:t>
      </w:r>
      <w:r w:rsidRPr="00F9382B">
        <w:rPr>
          <w:i/>
          <w:iCs/>
        </w:rPr>
        <w:t>why</w:t>
      </w:r>
      <w:r w:rsidRPr="00F9382B">
        <w:t xml:space="preserve"> the PyPI wheel fails in this environment (CRT mismatch) and discovering a real, fresh upstream bug in Ninja's MinGW compatibility shim against bleeding-edge GCC headers.</w:t>
      </w:r>
    </w:p>
    <w:p w14:paraId="04C5E00C" w14:textId="77777777" w:rsidR="00F9382B" w:rsidRPr="00F9382B" w:rsidRDefault="00F9382B" w:rsidP="00F9382B">
      <w:r w:rsidRPr="00F9382B">
        <w:t>If you want, that mkdtemp conflict is genuinely worth reporting upstream — it'll bite anyone on GCC 16+ UCRT who tries to build Ninja's full test suite. I can help you draft a clean bug report or the actual header-guard fix for test.cc if you're interested. Otherwise, you're set: drop this build/ninja.exe into /ucrt64/bin/ (or just reference it directly) and your meson builds inside MSYS2 will use it without any --no-build-isolation workaround needed for the ninja binary specifically.</w:t>
      </w:r>
    </w:p>
    <w:p w14:paraId="3630F0C5" w14:textId="77777777" w:rsidR="00F9382B" w:rsidRPr="00F9382B" w:rsidRDefault="00F9382B" w:rsidP="00F9382B">
      <w:r w:rsidRPr="00F9382B">
        <w:lastRenderedPageBreak/>
        <w:t>$ ldd build/ninja.exe ntdll.dll =&gt; /c/WINDOWS/SYSTEM32/ntdll.dll (0x7ffd16720000) KERNEL32.DLL =&gt; /c/WINDOWS/System32/KERNEL32.DLL (0x7ffd15680000) KERNELBASE.dll =&gt; /c/WINDOWS/System32/KERNELBASE.dll (0x7ffd139f0000) ucrtbase.dll =&gt; /c/WINDOWS/System32/ucrtbase.dll (0x7ffd14230000) libgcc_s_seh-1.dll =&gt; /ucrt64/bin/libgcc_s_seh-1.dll (0x7ffd0e6b0000) libwinpthread-1.dll =&gt; /ucrt64/bin/libwinpthread-1.dll (0x7ffd0e690000) libstdc++-6.dll =&gt; /ucrt64/bin/libstdc++-6.dll (0x7ffcfb7c0000)</w:t>
      </w:r>
    </w:p>
    <w:p w14:paraId="0E918931" w14:textId="77777777" w:rsidR="00F9382B" w:rsidRPr="00F9382B" w:rsidRDefault="00F9382B" w:rsidP="00F9382B">
      <w:r w:rsidRPr="00F9382B">
        <w:t>This is actually correct and expected — let me clarify why this isn't a problem.</w:t>
      </w:r>
    </w:p>
    <w:p w14:paraId="0048C531" w14:textId="77777777" w:rsidR="00F9382B" w:rsidRPr="00F9382B" w:rsidRDefault="00F9382B" w:rsidP="00F9382B">
      <w:pPr>
        <w:rPr>
          <w:b/>
          <w:bCs/>
        </w:rPr>
      </w:pPr>
      <w:r w:rsidRPr="00F9382B">
        <w:rPr>
          <w:b/>
          <w:bCs/>
        </w:rPr>
        <w:t>Reading This Output Correctly</w:t>
      </w:r>
    </w:p>
    <w:p w14:paraId="02C1989C" w14:textId="77777777" w:rsidR="00F9382B" w:rsidRPr="00F9382B" w:rsidRDefault="00F9382B" w:rsidP="00F9382B">
      <w:r w:rsidRPr="00F9382B">
        <w:t>ntdll.dll, KERNEL32.DLL, KERNELBASE.dll   ← Windows OS-level system DLLs</w:t>
      </w:r>
    </w:p>
    <w:p w14:paraId="580847CD" w14:textId="77777777" w:rsidR="00F9382B" w:rsidRPr="00F9382B" w:rsidRDefault="00F9382B" w:rsidP="00F9382B">
      <w:r w:rsidRPr="00F9382B">
        <w:t xml:space="preserve">                                              ALL Windows programs link these,</w:t>
      </w:r>
    </w:p>
    <w:p w14:paraId="50B7755A" w14:textId="77777777" w:rsidR="00F9382B" w:rsidRPr="00F9382B" w:rsidRDefault="00F9382B" w:rsidP="00F9382B">
      <w:r w:rsidRPr="00F9382B">
        <w:t xml:space="preserve">                                              MSYS2 binaries included — this is normal</w:t>
      </w:r>
    </w:p>
    <w:p w14:paraId="291DDB35" w14:textId="77777777" w:rsidR="00F9382B" w:rsidRPr="00F9382B" w:rsidRDefault="00F9382B" w:rsidP="00F9382B"/>
    <w:p w14:paraId="796F4E1A" w14:textId="77777777" w:rsidR="00F9382B" w:rsidRPr="00F9382B" w:rsidRDefault="00F9382B" w:rsidP="00F9382B">
      <w:r w:rsidRPr="00F9382B">
        <w:t>ucrtbase.dll =&gt; /c/WINDOWS/System32/...   ← THIS is the key line</w:t>
      </w:r>
    </w:p>
    <w:p w14:paraId="3E143115" w14:textId="77777777" w:rsidR="00F9382B" w:rsidRPr="00F9382B" w:rsidRDefault="00F9382B" w:rsidP="00F9382B"/>
    <w:p w14:paraId="27ABD35D" w14:textId="77777777" w:rsidR="00F9382B" w:rsidRPr="00F9382B" w:rsidRDefault="00F9382B" w:rsidP="00F9382B">
      <w:r w:rsidRPr="00F9382B">
        <w:t>libgcc_s_seh-1.dll  =&gt; /ucrt64/bin/...    ← GCC runtime, ucrt64-native ✓</w:t>
      </w:r>
    </w:p>
    <w:p w14:paraId="05D85D5F" w14:textId="77777777" w:rsidR="00F9382B" w:rsidRPr="00F9382B" w:rsidRDefault="00F9382B" w:rsidP="00F9382B">
      <w:r w:rsidRPr="00F9382B">
        <w:t>libwinpthread-1.dll =&gt; /ucrt64/bin/...    ← threading lib, ucrt64-native ✓</w:t>
      </w:r>
    </w:p>
    <w:p w14:paraId="5882BD08" w14:textId="77777777" w:rsidR="00F9382B" w:rsidRPr="00F9382B" w:rsidRDefault="00F9382B" w:rsidP="00F9382B">
      <w:r w:rsidRPr="00F9382B">
        <w:t>libstdc++-6.dll     =&gt; /ucrt64/bin/...    ← C++ stdlib, ucrt64-native ✓</w:t>
      </w:r>
    </w:p>
    <w:p w14:paraId="2A9ACC9A" w14:textId="77777777" w:rsidR="00F9382B" w:rsidRPr="00F9382B" w:rsidRDefault="00F9382B" w:rsidP="00F9382B">
      <w:pPr>
        <w:rPr>
          <w:b/>
          <w:bCs/>
        </w:rPr>
      </w:pPr>
      <w:r w:rsidRPr="00F9382B">
        <w:rPr>
          <w:b/>
          <w:bCs/>
        </w:rPr>
        <w:t>Why ucrtbase.dll Pointing to System32 Is Actually Right</w:t>
      </w:r>
    </w:p>
    <w:p w14:paraId="0FA7EA9E" w14:textId="77777777" w:rsidR="00F9382B" w:rsidRPr="00F9382B" w:rsidRDefault="00F9382B" w:rsidP="00F9382B">
      <w:r w:rsidRPr="00F9382B">
        <w:t xml:space="preserve">This is the part that looks alarming but isn't. Since Windows 10, </w:t>
      </w:r>
      <w:r w:rsidRPr="00F9382B">
        <w:rPr>
          <w:b/>
          <w:bCs/>
        </w:rPr>
        <w:t>UCRT itself is a Windows OS component</w:t>
      </w:r>
      <w:r w:rsidRPr="00F9382B">
        <w:t>, not a third-party library:</w:t>
      </w:r>
    </w:p>
    <w:p w14:paraId="37E06B7E" w14:textId="77777777" w:rsidR="00F9382B" w:rsidRPr="00F9382B" w:rsidRDefault="00F9382B" w:rsidP="00F9382B">
      <w:r w:rsidRPr="00F9382B">
        <w:t>Old world (pre-2015):</w:t>
      </w:r>
    </w:p>
    <w:p w14:paraId="37888E2D" w14:textId="77777777" w:rsidR="00F9382B" w:rsidRPr="00F9382B" w:rsidRDefault="00F9382B" w:rsidP="00F9382B">
      <w:r w:rsidRPr="00F9382B">
        <w:t xml:space="preserve">    msvcrt.dll lived in System32, was "the" Windows CRT,</w:t>
      </w:r>
    </w:p>
    <w:p w14:paraId="0CC3202E" w14:textId="77777777" w:rsidR="00F9382B" w:rsidRPr="00F9382B" w:rsidRDefault="00F9382B" w:rsidP="00F9382B">
      <w:r w:rsidRPr="00F9382B">
        <w:t xml:space="preserve">    everyone fought over which version</w:t>
      </w:r>
    </w:p>
    <w:p w14:paraId="34B6314B" w14:textId="77777777" w:rsidR="00F9382B" w:rsidRPr="00F9382B" w:rsidRDefault="00F9382B" w:rsidP="00F9382B"/>
    <w:p w14:paraId="4C8DE702" w14:textId="77777777" w:rsidR="00F9382B" w:rsidRPr="00F9382B" w:rsidRDefault="00F9382B" w:rsidP="00F9382B">
      <w:r w:rsidRPr="00F9382B">
        <w:t>Modern world (Win10+):</w:t>
      </w:r>
    </w:p>
    <w:p w14:paraId="7AE40C9E" w14:textId="77777777" w:rsidR="00F9382B" w:rsidRPr="00F9382B" w:rsidRDefault="00F9382B" w:rsidP="00F9382B">
      <w:r w:rsidRPr="00F9382B">
        <w:t xml:space="preserve">    ucrtbase.dll is shipped and serviced AS PART OF WINDOWS ITSELF</w:t>
      </w:r>
    </w:p>
    <w:p w14:paraId="19C501E3" w14:textId="77777777" w:rsidR="00F9382B" w:rsidRPr="00F9382B" w:rsidRDefault="00F9382B" w:rsidP="00F9382B">
      <w:r w:rsidRPr="00F9382B">
        <w:t xml:space="preserve">    via Windows Update — it lives in System32 by design,</w:t>
      </w:r>
    </w:p>
    <w:p w14:paraId="35E617F0" w14:textId="77777777" w:rsidR="00F9382B" w:rsidRPr="00F9382B" w:rsidRDefault="00F9382B" w:rsidP="00F9382B">
      <w:r w:rsidRPr="00F9382B">
        <w:t xml:space="preserve">    for every single program on the system, MSYS2 included</w:t>
      </w:r>
    </w:p>
    <w:p w14:paraId="57312E0C" w14:textId="77777777" w:rsidR="00F9382B" w:rsidRPr="00F9382B" w:rsidRDefault="00F9382B" w:rsidP="00F9382B">
      <w:r w:rsidRPr="00F9382B">
        <w:t xml:space="preserve">/ucrt64/ in MSYS2's naming convention refers to </w:t>
      </w:r>
      <w:r w:rsidRPr="00F9382B">
        <w:rPr>
          <w:b/>
          <w:bCs/>
        </w:rPr>
        <w:t>which CRT variant the toolchain targets</w:t>
      </w:r>
      <w:r w:rsidRPr="00F9382B">
        <w:t xml:space="preserve"> (UCRT vs the older MSVCRT), not to where the DLL physically lives. The MSYS2 ucrt64 toolchain is specifically designed to link against the </w:t>
      </w:r>
      <w:r w:rsidRPr="00F9382B">
        <w:rPr>
          <w:b/>
          <w:bCs/>
        </w:rPr>
        <w:t>system-provided</w:t>
      </w:r>
      <w:r w:rsidRPr="00F9382B">
        <w:t xml:space="preserve"> ucrtbase.dll in System32 — that's the entire point of the "ucrt64" environment as opposed to the older plain "mingw64" environment, which used to link against a different, bundled CRT.</w:t>
      </w:r>
    </w:p>
    <w:p w14:paraId="14C076BA" w14:textId="77777777" w:rsidR="00F9382B" w:rsidRPr="00F9382B" w:rsidRDefault="00F9382B" w:rsidP="00F9382B">
      <w:r w:rsidRPr="00F9382B">
        <w:t>mingw64 environment  → links msvcrt.dll (older, bundled-style)</w:t>
      </w:r>
    </w:p>
    <w:p w14:paraId="3697746B" w14:textId="77777777" w:rsidR="00F9382B" w:rsidRPr="00F9382B" w:rsidRDefault="00F9382B" w:rsidP="00F9382B">
      <w:r w:rsidRPr="00F9382B">
        <w:t>ucrt64  environment  → links ucrtbase.dll FROM WINDOWS ITSELF (modern, correct)</w:t>
      </w:r>
    </w:p>
    <w:p w14:paraId="6B5A0536" w14:textId="77777777" w:rsidR="00F9382B" w:rsidRPr="00F9382B" w:rsidRDefault="00F9382B" w:rsidP="00F9382B">
      <w:pPr>
        <w:rPr>
          <w:b/>
          <w:bCs/>
        </w:rPr>
      </w:pPr>
      <w:r w:rsidRPr="00F9382B">
        <w:rPr>
          <w:b/>
          <w:bCs/>
        </w:rPr>
        <w:t>So This Binary Is Genuinely UCRT-Correct</w:t>
      </w:r>
    </w:p>
    <w:p w14:paraId="7786C85F" w14:textId="77777777" w:rsidR="00F9382B" w:rsidRPr="00F9382B" w:rsidRDefault="00F9382B" w:rsidP="00F9382B">
      <w:r w:rsidRPr="00F9382B">
        <w:t>What you're looking at is exactly the signature of a properly-built ucrt64 binary:</w:t>
      </w:r>
    </w:p>
    <w:p w14:paraId="08C1EA1D" w14:textId="77777777" w:rsidR="00F9382B" w:rsidRPr="00F9382B" w:rsidRDefault="00F9382B" w:rsidP="00F9382B">
      <w:r w:rsidRPr="00F9382B">
        <w:t>✓ libgcc, libstdc++, libwinpthread from /ucrt64/bin/   (toolchain runtime)</w:t>
      </w:r>
    </w:p>
    <w:p w14:paraId="123F08EB" w14:textId="77777777" w:rsidR="00F9382B" w:rsidRPr="00F9382B" w:rsidRDefault="00F9382B" w:rsidP="00F9382B">
      <w:r w:rsidRPr="00F9382B">
        <w:t>✓ ucrtbase.dll from System32                            (Windows-provided UCRT)</w:t>
      </w:r>
    </w:p>
    <w:p w14:paraId="1745E38F" w14:textId="77777777" w:rsidR="00F9382B" w:rsidRPr="00F9382B" w:rsidRDefault="00F9382B" w:rsidP="00F9382B">
      <w:r w:rsidRPr="00F9382B">
        <w:lastRenderedPageBreak/>
        <w:t>✓ ntdll/KERNEL32/KERNELBASE from System32                (unavoidable OS layer)</w:t>
      </w:r>
    </w:p>
    <w:p w14:paraId="6F37A3A9" w14:textId="77777777" w:rsidR="00F9382B" w:rsidRPr="00F9382B" w:rsidRDefault="00F9382B" w:rsidP="00F9382B">
      <w:r w:rsidRPr="00F9382B">
        <w:t xml:space="preserve">If it had instead shown msvcrt.dll from System32, </w:t>
      </w:r>
      <w:r w:rsidRPr="00F9382B">
        <w:rPr>
          <w:i/>
          <w:iCs/>
        </w:rPr>
        <w:t>that</w:t>
      </w:r>
      <w:r w:rsidRPr="00F9382B">
        <w:t xml:space="preserve"> would indicate something went wrong (a mingw64-style build leaking in). It didn't — there's no msvcrt.dll in this list at all.</w:t>
      </w:r>
    </w:p>
    <w:p w14:paraId="448E8BDF" w14:textId="77777777" w:rsidR="00F9382B" w:rsidRPr="00F9382B" w:rsidRDefault="00F9382B" w:rsidP="00F9382B">
      <w:pPr>
        <w:rPr>
          <w:b/>
          <w:bCs/>
        </w:rPr>
      </w:pPr>
      <w:r w:rsidRPr="00F9382B">
        <w:rPr>
          <w:b/>
          <w:bCs/>
        </w:rPr>
        <w:t>Final Check</w:t>
      </w:r>
    </w:p>
    <w:p w14:paraId="2B98BF0F" w14:textId="77777777" w:rsidR="00F9382B" w:rsidRPr="00F9382B" w:rsidRDefault="00F9382B" w:rsidP="00F9382B">
      <w:r w:rsidRPr="00F9382B">
        <w:t>bash</w:t>
      </w:r>
    </w:p>
    <w:p w14:paraId="1DE65C25" w14:textId="77777777" w:rsidR="00F9382B" w:rsidRPr="00F9382B" w:rsidRDefault="00F9382B" w:rsidP="00F9382B">
      <w:r w:rsidRPr="00F9382B">
        <w:t>./build/ninja.exe --version</w:t>
      </w:r>
    </w:p>
    <w:p w14:paraId="2969CC0A" w14:textId="77777777" w:rsidR="00F9382B" w:rsidRPr="00F9382B" w:rsidRDefault="00F9382B" w:rsidP="00F9382B">
      <w:r w:rsidRPr="00F9382B">
        <w:t>If that prints 1.13.0, you have a fully verified, correctly-linked, working ucrt64 Ninja binary — functionally identical to the pacman package, built entirely by your own hand from source, bug-and-all.</w:t>
      </w:r>
    </w:p>
    <w:p w14:paraId="5AC551E1" w14:textId="77777777" w:rsidR="00F9382B" w:rsidRPr="00F9382B" w:rsidRDefault="00F9382B" w:rsidP="00F9382B">
      <w:r w:rsidRPr="00F9382B">
        <w:t>juhi@LAPTOP-BGI3SJP4 UCRT64 ~/Downloads/ninja-1.13.0/ninja-upstream $ ./build/ninja.exe --version 1.13.0.git.kitware.jobserver-pipe-1</w:t>
      </w:r>
    </w:p>
    <w:p w14:paraId="5EE3120F" w14:textId="77777777" w:rsidR="00F9382B" w:rsidRPr="00F9382B" w:rsidRDefault="00F9382B" w:rsidP="00F9382B">
      <w:r w:rsidRPr="00F9382B">
        <w:t>Confirmed working — 1.13.0.git.kitware.jobserver-pipe-1 is the version string with a useful detail worth noting.</w:t>
      </w:r>
    </w:p>
    <w:p w14:paraId="4838A3D0" w14:textId="77777777" w:rsidR="00F9382B" w:rsidRPr="00F9382B" w:rsidRDefault="00F9382B" w:rsidP="00F9382B">
      <w:pPr>
        <w:rPr>
          <w:b/>
          <w:bCs/>
        </w:rPr>
      </w:pPr>
      <w:r w:rsidRPr="00F9382B">
        <w:rPr>
          <w:b/>
          <w:bCs/>
        </w:rPr>
        <w:t>What That Version String Tells You</w:t>
      </w:r>
    </w:p>
    <w:p w14:paraId="3FF13EA6" w14:textId="77777777" w:rsidR="00F9382B" w:rsidRPr="00F9382B" w:rsidRDefault="00F9382B" w:rsidP="00F9382B">
      <w:r w:rsidRPr="00F9382B">
        <w:t>1.13.0                          ← base Ninja version</w:t>
      </w:r>
    </w:p>
    <w:p w14:paraId="24FD4936" w14:textId="77777777" w:rsidR="00F9382B" w:rsidRPr="00F9382B" w:rsidRDefault="00F9382B" w:rsidP="00F9382B">
      <w:r w:rsidRPr="00F9382B">
        <w:t>.git                            ← built from a git-describe-style source tree</w:t>
      </w:r>
    </w:p>
    <w:p w14:paraId="23EE6D78" w14:textId="77777777" w:rsidR="00F9382B" w:rsidRPr="00F9382B" w:rsidRDefault="00F9382B" w:rsidP="00F9382B">
      <w:r w:rsidRPr="00F9382B">
        <w:t>.kitware.jobserver-pipe-1       ← a Kitware fork patch tag</w:t>
      </w:r>
    </w:p>
    <w:p w14:paraId="0CEA47B3" w14:textId="77777777" w:rsidR="00F9382B" w:rsidRPr="00F9382B" w:rsidRDefault="00F9382B" w:rsidP="00F9382B">
      <w:r w:rsidRPr="00F9382B">
        <w:t xml:space="preserve">This confirms the source you built is </w:t>
      </w:r>
      <w:r w:rsidRPr="00F9382B">
        <w:rPr>
          <w:b/>
          <w:bCs/>
        </w:rPr>
        <w:t>Kitware's fork of Ninja</w:t>
      </w:r>
      <w:r w:rsidRPr="00F9382B">
        <w:t xml:space="preserve"> (the scikit-build org maintains this fork specifically for the PyPI ninja package), not vanilla upstream ninja-build/ninja. Kitware adds patches like jobserver-pipe support — GNU Make-style job server integration — that aren't in mainline Ninja. This lines up exactly with what the CMakeLists.txt and pyproject.toml you showed earlier indicated (the scikit-build/ninja-python-distributions project).</w:t>
      </w:r>
    </w:p>
    <w:p w14:paraId="12CD4CDC" w14:textId="77777777" w:rsidR="00F9382B" w:rsidRPr="00F9382B" w:rsidRDefault="00F9382B" w:rsidP="00F9382B">
      <w:r w:rsidRPr="00F9382B">
        <w:t xml:space="preserve">So to be precise about what you've built: a genuine, correctly UCRT-linked </w:t>
      </w:r>
      <w:r w:rsidRPr="00F9382B">
        <w:rPr>
          <w:b/>
          <w:bCs/>
        </w:rPr>
        <w:t>Kitware-patched Ninja 1.13.0</w:t>
      </w:r>
      <w:r w:rsidRPr="00F9382B">
        <w:t>, compiled from the real source bundled in the PyPI sdist, inside the correct MSYS2 ucrt64 environment.</w:t>
      </w:r>
    </w:p>
    <w:p w14:paraId="690A5B8D" w14:textId="77777777" w:rsidR="00F9382B" w:rsidRPr="00F9382B" w:rsidRDefault="00F9382B" w:rsidP="00F9382B">
      <w:pPr>
        <w:rPr>
          <w:b/>
          <w:bCs/>
        </w:rPr>
      </w:pPr>
      <w:r w:rsidRPr="00F9382B">
        <w:rPr>
          <w:b/>
          <w:bCs/>
        </w:rPr>
        <w:t>Where This Leaves You</w:t>
      </w:r>
    </w:p>
    <w:p w14:paraId="4D6722F0" w14:textId="77777777" w:rsidR="00F9382B" w:rsidRPr="00F9382B" w:rsidRDefault="00F9382B" w:rsidP="00F9382B">
      <w:r w:rsidRPr="00F9382B">
        <w:t>You now have a verified-working build/ninja.exe. Two practical options:</w:t>
      </w:r>
    </w:p>
    <w:p w14:paraId="08B42E8D" w14:textId="77777777" w:rsidR="00F9382B" w:rsidRPr="00F9382B" w:rsidRDefault="00F9382B" w:rsidP="00F9382B">
      <w:r w:rsidRPr="00F9382B">
        <w:rPr>
          <w:b/>
          <w:bCs/>
        </w:rPr>
        <w:t>Option 1 — Use it as-is, locally:</w:t>
      </w:r>
    </w:p>
    <w:p w14:paraId="036A9724" w14:textId="77777777" w:rsidR="00F9382B" w:rsidRPr="00F9382B" w:rsidRDefault="00F9382B" w:rsidP="00F9382B">
      <w:r w:rsidRPr="00F9382B">
        <w:t>bash</w:t>
      </w:r>
    </w:p>
    <w:p w14:paraId="2B34F13C" w14:textId="77777777" w:rsidR="00F9382B" w:rsidRPr="00F9382B" w:rsidRDefault="00F9382B" w:rsidP="00F9382B">
      <w:r w:rsidRPr="00F9382B">
        <w:t>cp build/ninja.exe /ucrt64/bin/ninja-custom.exe</w:t>
      </w:r>
    </w:p>
    <w:p w14:paraId="29174445" w14:textId="77777777" w:rsidR="00F9382B" w:rsidRPr="00F9382B" w:rsidRDefault="00F9382B" w:rsidP="00F9382B">
      <w:r w:rsidRPr="00F9382B">
        <w:t>Reference it directly when needed, without touching your existing pacman-installed ninja.</w:t>
      </w:r>
    </w:p>
    <w:p w14:paraId="7CA2CAC1" w14:textId="77777777" w:rsidR="00F9382B" w:rsidRPr="00F9382B" w:rsidRDefault="00F9382B" w:rsidP="00F9382B">
      <w:r w:rsidRPr="00F9382B">
        <w:rPr>
          <w:b/>
          <w:bCs/>
        </w:rPr>
        <w:t>Option 2 — Confirm it's redundant with what you already have:</w:t>
      </w:r>
    </w:p>
    <w:p w14:paraId="0C493717" w14:textId="77777777" w:rsidR="00F9382B" w:rsidRPr="00F9382B" w:rsidRDefault="00F9382B" w:rsidP="00F9382B">
      <w:r w:rsidRPr="00F9382B">
        <w:t>bash</w:t>
      </w:r>
    </w:p>
    <w:p w14:paraId="6FD33343" w14:textId="77777777" w:rsidR="00F9382B" w:rsidRPr="00F9382B" w:rsidRDefault="00F9382B" w:rsidP="00F9382B">
      <w:r w:rsidRPr="00F9382B">
        <w:t>ninja --version</w:t>
      </w:r>
    </w:p>
    <w:p w14:paraId="14627D3D" w14:textId="77777777" w:rsidR="00F9382B" w:rsidRPr="00F9382B" w:rsidRDefault="00F9382B" w:rsidP="00F9382B">
      <w:r w:rsidRPr="00F9382B">
        <w:t>If your pacman-installed ninja reports a similar version, this whole exercise — as flagged earlier — produced something functionally equivalent to what pacman -S mingw-w64-ucrt-x86_64-ninja already gave you for free. The value here was confirmatory and educational (proving the CRT mismatch theory, hitting a real GCC-16-vs-UCRT-headers bug along the way) rather than unlocking new capability.</w:t>
      </w:r>
    </w:p>
    <w:p w14:paraId="216B5638" w14:textId="77777777" w:rsidR="00F9382B" w:rsidRPr="00F9382B" w:rsidRDefault="00F9382B" w:rsidP="00F9382B">
      <w:pPr>
        <w:rPr>
          <w:b/>
          <w:bCs/>
        </w:rPr>
      </w:pPr>
      <w:r w:rsidRPr="00F9382B">
        <w:rPr>
          <w:b/>
          <w:bCs/>
        </w:rPr>
        <w:t>On the mkdtemp Bug You Hit</w:t>
      </w:r>
    </w:p>
    <w:p w14:paraId="2DD759A4" w14:textId="77777777" w:rsidR="00F9382B" w:rsidRPr="00F9382B" w:rsidRDefault="00F9382B" w:rsidP="00F9382B">
      <w:r w:rsidRPr="00F9382B">
        <w:t xml:space="preserve">That's worth one more comment: it's specific to building Ninja's </w:t>
      </w:r>
      <w:r w:rsidRPr="00F9382B">
        <w:rPr>
          <w:b/>
          <w:bCs/>
        </w:rPr>
        <w:t>test suite</w:t>
      </w:r>
      <w:r w:rsidRPr="00F9382B">
        <w:t xml:space="preserve"> against very new GCC/UCRT header combinations, and since you only needed ninja.exe itself (not ninja_test.exe), it didn't block your actual goal. If you ever do want the full test suite building cleanly, the fix is a small guard in src/test.cc — happy to help with that if it comes up later.</w:t>
      </w:r>
    </w:p>
    <w:p w14:paraId="3996C45E" w14:textId="77777777" w:rsidR="00F9382B" w:rsidRPr="00F9382B" w:rsidRDefault="00F9382B" w:rsidP="00F9382B">
      <w:r w:rsidRPr="00F9382B">
        <w:lastRenderedPageBreak/>
        <w:t>For now: you have a confirmed, working, UCRT-correct Ninja binary, and a clear firsthand understanding of why the PyPI wheel fails in MSYS2 while this build succeeds.</w:t>
      </w:r>
    </w:p>
    <w:p w14:paraId="67F8112E" w14:textId="77777777" w:rsidR="00F9382B" w:rsidRPr="00F9382B" w:rsidRDefault="00F9382B" w:rsidP="00F9382B">
      <w:r w:rsidRPr="00F9382B">
        <w:t>But from venv-ucrt64 (venv of msys python) what commands and where should I use to build ninja. I mistakenly built it outside venv-ucrt64 where which python command point to windows venv python. My bad!</w:t>
      </w:r>
    </w:p>
    <w:p w14:paraId="32B7F30B" w14:textId="77777777" w:rsidR="00F9382B" w:rsidRPr="00F9382B" w:rsidRDefault="00F9382B" w:rsidP="00F9382B">
      <w:r w:rsidRPr="00F9382B">
        <w:t xml:space="preserve">No real harm done — building Ninja itself doesn't depend on which Python is active, since CMake only needed gcc/g++ from PATH, not Python. But let's set this up correctly for when Python </w:t>
      </w:r>
      <w:r w:rsidRPr="00F9382B">
        <w:rPr>
          <w:i/>
          <w:iCs/>
        </w:rPr>
        <w:t>does</w:t>
      </w:r>
      <w:r w:rsidRPr="00F9382B">
        <w:t xml:space="preserve"> matter — i.e., when you actually build hwrng itself via Meson, which does need the right Python.</w:t>
      </w:r>
    </w:p>
    <w:p w14:paraId="55F3C4F6" w14:textId="77777777" w:rsidR="00F9382B" w:rsidRPr="00F9382B" w:rsidRDefault="00F9382B" w:rsidP="00F9382B">
      <w:pPr>
        <w:rPr>
          <w:b/>
          <w:bCs/>
        </w:rPr>
      </w:pPr>
      <w:r w:rsidRPr="00F9382B">
        <w:rPr>
          <w:b/>
          <w:bCs/>
        </w:rPr>
        <w:t>First — Locate Your venv-ucrt64</w:t>
      </w:r>
    </w:p>
    <w:p w14:paraId="03D7F4A7" w14:textId="77777777" w:rsidR="00F9382B" w:rsidRPr="00F9382B" w:rsidRDefault="00F9382B" w:rsidP="00F9382B">
      <w:r w:rsidRPr="00F9382B">
        <w:t>You said this is a venv created using MSYS2's own Python (not Windows venv). Confirm where it lives and how it's activated:</w:t>
      </w:r>
    </w:p>
    <w:p w14:paraId="0ED151A2" w14:textId="77777777" w:rsidR="00F9382B" w:rsidRPr="00F9382B" w:rsidRDefault="00F9382B" w:rsidP="00F9382B">
      <w:r w:rsidRPr="00F9382B">
        <w:t>bash</w:t>
      </w:r>
    </w:p>
    <w:p w14:paraId="0F3578B7" w14:textId="77777777" w:rsidR="00F9382B" w:rsidRPr="00F9382B" w:rsidRDefault="00F9382B" w:rsidP="00F9382B">
      <w:r w:rsidRPr="00F9382B">
        <w:t># from MSYS2 UCRT64 shell</w:t>
      </w:r>
    </w:p>
    <w:p w14:paraId="1164B530" w14:textId="77777777" w:rsidR="00F9382B" w:rsidRPr="00F9382B" w:rsidRDefault="00F9382B" w:rsidP="00F9382B">
      <w:r w:rsidRPr="00F9382B">
        <w:t xml:space="preserve">find ~ -maxdepth 3 -iname "activate" </w:t>
      </w:r>
      <w:r w:rsidRPr="00F9382B">
        <w:rPr>
          <w:b/>
          <w:bCs/>
        </w:rPr>
        <w:t>2</w:t>
      </w:r>
      <w:r w:rsidRPr="00F9382B">
        <w:t>&gt;/dev/null</w:t>
      </w:r>
    </w:p>
    <w:p w14:paraId="5F87A876" w14:textId="77777777" w:rsidR="00F9382B" w:rsidRPr="00F9382B" w:rsidRDefault="00F9382B" w:rsidP="00F9382B">
      <w:r w:rsidRPr="00F9382B">
        <w:t>This should show something like ~/venv-ucrt64/bin/activate or ~/projects/venv-ucrt64/bin/activate.</w:t>
      </w:r>
    </w:p>
    <w:p w14:paraId="72568F48" w14:textId="77777777" w:rsidR="00F9382B" w:rsidRPr="00F9382B" w:rsidRDefault="00F9382B" w:rsidP="00F9382B">
      <w:pPr>
        <w:rPr>
          <w:b/>
          <w:bCs/>
        </w:rPr>
      </w:pPr>
      <w:r w:rsidRPr="00F9382B">
        <w:rPr>
          <w:b/>
          <w:bCs/>
        </w:rPr>
        <w:t>Activate It Correctly Inside MSYS2 UCRT64 Shell</w:t>
      </w:r>
    </w:p>
    <w:p w14:paraId="7DC3A3E1" w14:textId="77777777" w:rsidR="00F9382B" w:rsidRPr="00F9382B" w:rsidRDefault="00F9382B" w:rsidP="00F9382B">
      <w:r w:rsidRPr="00F9382B">
        <w:t>bash</w:t>
      </w:r>
    </w:p>
    <w:p w14:paraId="5572F023" w14:textId="77777777" w:rsidR="00F9382B" w:rsidRPr="00F9382B" w:rsidRDefault="00F9382B" w:rsidP="00F9382B">
      <w:r w:rsidRPr="00F9382B">
        <w:t>source ~/venv-ucrt64/bin/activate</w:t>
      </w:r>
    </w:p>
    <w:p w14:paraId="3573633B" w14:textId="77777777" w:rsidR="00F9382B" w:rsidRPr="00F9382B" w:rsidRDefault="00F9382B" w:rsidP="00F9382B">
      <w:r w:rsidRPr="00F9382B">
        <w:t>Not Scripts/activate.bat — that's the Windows-venv convention. MSYS2-created venvs use the POSIX-style bin/activate script even though you're technically on Windows, because the venv was created using /ucrt64/bin/python which behaves like a Unix Python inside MSYS2.</w:t>
      </w:r>
    </w:p>
    <w:p w14:paraId="26B29338" w14:textId="77777777" w:rsidR="00F9382B" w:rsidRPr="00F9382B" w:rsidRDefault="00F9382B" w:rsidP="00F9382B">
      <w:pPr>
        <w:rPr>
          <w:b/>
          <w:bCs/>
        </w:rPr>
      </w:pPr>
      <w:r w:rsidRPr="00F9382B">
        <w:rPr>
          <w:b/>
          <w:bCs/>
        </w:rPr>
        <w:t>Verify You're Actually In the Right Python Now</w:t>
      </w:r>
    </w:p>
    <w:p w14:paraId="2BC69B72" w14:textId="77777777" w:rsidR="00F9382B" w:rsidRPr="00F9382B" w:rsidRDefault="00F9382B" w:rsidP="00F9382B">
      <w:r w:rsidRPr="00F9382B">
        <w:t>bash</w:t>
      </w:r>
    </w:p>
    <w:p w14:paraId="7D461E8E" w14:textId="77777777" w:rsidR="00F9382B" w:rsidRPr="00F9382B" w:rsidRDefault="00F9382B" w:rsidP="00F9382B">
      <w:r w:rsidRPr="00F9382B">
        <w:t>which python</w:t>
      </w:r>
    </w:p>
    <w:p w14:paraId="060F2BFE" w14:textId="77777777" w:rsidR="00F9382B" w:rsidRPr="00F9382B" w:rsidRDefault="00F9382B" w:rsidP="00F9382B">
      <w:r w:rsidRPr="00F9382B">
        <w:t>python --version</w:t>
      </w:r>
    </w:p>
    <w:p w14:paraId="0F17733D" w14:textId="77777777" w:rsidR="00F9382B" w:rsidRPr="00F9382B" w:rsidRDefault="00F9382B" w:rsidP="00F9382B">
      <w:r w:rsidRPr="00F9382B">
        <w:t>python -c "import sys; print(sys.prefix)"</w:t>
      </w:r>
    </w:p>
    <w:p w14:paraId="11AC94F9" w14:textId="77777777" w:rsidR="00F9382B" w:rsidRPr="00F9382B" w:rsidRDefault="00F9382B" w:rsidP="00F9382B">
      <w:r w:rsidRPr="00F9382B">
        <w:t xml:space="preserve">which python should now show something like /home/juhi/venv-ucrt64/bin/python, and sys.prefix should point inside that venv directory — </w:t>
      </w:r>
      <w:r w:rsidRPr="00F9382B">
        <w:rPr>
          <w:b/>
          <w:bCs/>
        </w:rPr>
        <w:t>not</w:t>
      </w:r>
      <w:r w:rsidRPr="00F9382B">
        <w:t xml:space="preserve"> anything under /c/Users/.../AppData/Local/Programs/Python or similar Windows path.</w:t>
      </w:r>
    </w:p>
    <w:p w14:paraId="24DBD592" w14:textId="77777777" w:rsidR="00F9382B" w:rsidRPr="00F9382B" w:rsidRDefault="00F9382B" w:rsidP="00F9382B">
      <w:pPr>
        <w:rPr>
          <w:b/>
          <w:bCs/>
        </w:rPr>
      </w:pPr>
      <w:r w:rsidRPr="00F9382B">
        <w:rPr>
          <w:b/>
          <w:bCs/>
        </w:rPr>
        <w:t>Redo the Ninja Build — Does It Actually Matter Here?</w:t>
      </w:r>
    </w:p>
    <w:p w14:paraId="209D15F6" w14:textId="77777777" w:rsidR="00F9382B" w:rsidRPr="00F9382B" w:rsidRDefault="00F9382B" w:rsidP="00F9382B">
      <w:r w:rsidRPr="00F9382B">
        <w:t xml:space="preserve">Here's the honest answer: </w:t>
      </w:r>
      <w:r w:rsidRPr="00F9382B">
        <w:rPr>
          <w:b/>
          <w:bCs/>
        </w:rPr>
        <w:t>for building Ninja itself, the active Python venv is irrelevant.</w:t>
      </w:r>
      <w:r w:rsidRPr="00F9382B">
        <w:t xml:space="preserve"> Ninja's CMakeLists.txt doesn't call find_package(Python3) at all — it's a pure C++ project. So:</w:t>
      </w:r>
    </w:p>
    <w:p w14:paraId="456042A0" w14:textId="77777777" w:rsidR="00F9382B" w:rsidRPr="00F9382B" w:rsidRDefault="00F9382B" w:rsidP="00F9382B">
      <w:r w:rsidRPr="00F9382B">
        <w:t>bash</w:t>
      </w:r>
    </w:p>
    <w:p w14:paraId="18E8E02D" w14:textId="77777777" w:rsidR="00F9382B" w:rsidRPr="00F9382B" w:rsidRDefault="00F9382B" w:rsidP="00F9382B">
      <w:r w:rsidRPr="00F9382B">
        <w:t>cd ~/Downloads/ninja-1.13.0/ninja-upstream</w:t>
      </w:r>
    </w:p>
    <w:p w14:paraId="38ECCEFA" w14:textId="77777777" w:rsidR="00F9382B" w:rsidRPr="00F9382B" w:rsidRDefault="00F9382B" w:rsidP="00F9382B">
      <w:r w:rsidRPr="00F9382B">
        <w:t>cmake --build build --target ninja</w:t>
      </w:r>
    </w:p>
    <w:p w14:paraId="6FCD223C" w14:textId="77777777" w:rsidR="00F9382B" w:rsidRPr="00F9382B" w:rsidRDefault="00F9382B" w:rsidP="00F9382B">
      <w:r w:rsidRPr="00F9382B">
        <w:t>This produces the exact same ninja.exe regardless of which Python venv is active, since CMake never touched Python during this particular build.</w:t>
      </w:r>
    </w:p>
    <w:p w14:paraId="2BA75AB3" w14:textId="77777777" w:rsidR="00F9382B" w:rsidRPr="00F9382B" w:rsidRDefault="00F9382B" w:rsidP="00F9382B">
      <w:pPr>
        <w:rPr>
          <w:b/>
          <w:bCs/>
        </w:rPr>
      </w:pPr>
      <w:r w:rsidRPr="00F9382B">
        <w:rPr>
          <w:b/>
          <w:bCs/>
        </w:rPr>
        <w:t>Where venv-ucrt64 Actually Matters</w:t>
      </w:r>
    </w:p>
    <w:p w14:paraId="4E4F4517" w14:textId="77777777" w:rsidR="00F9382B" w:rsidRPr="00F9382B" w:rsidRDefault="00F9382B" w:rsidP="00F9382B">
      <w:r w:rsidRPr="00F9382B">
        <w:t xml:space="preserve">It matters for the </w:t>
      </w:r>
      <w:r w:rsidRPr="00F9382B">
        <w:rPr>
          <w:b/>
          <w:bCs/>
        </w:rPr>
        <w:t>next step</w:t>
      </w:r>
      <w:r w:rsidRPr="00F9382B">
        <w:t xml:space="preserve"> — building hwrng itself with Meson, since meson.build calls import('python') and that picks up whichever python is first on PATH at configure time:</w:t>
      </w:r>
    </w:p>
    <w:p w14:paraId="521A68CF" w14:textId="77777777" w:rsidR="00F9382B" w:rsidRPr="00F9382B" w:rsidRDefault="00F9382B" w:rsidP="00F9382B">
      <w:r w:rsidRPr="00F9382B">
        <w:lastRenderedPageBreak/>
        <w:t>bash</w:t>
      </w:r>
    </w:p>
    <w:p w14:paraId="5A33A4CA" w14:textId="77777777" w:rsidR="00F9382B" w:rsidRPr="00F9382B" w:rsidRDefault="00F9382B" w:rsidP="00F9382B">
      <w:r w:rsidRPr="00F9382B">
        <w:t>source ~/venv-ucrt64/bin/activate</w:t>
      </w:r>
    </w:p>
    <w:p w14:paraId="0A45C030" w14:textId="77777777" w:rsidR="00F9382B" w:rsidRPr="00F9382B" w:rsidRDefault="00F9382B" w:rsidP="00F9382B"/>
    <w:p w14:paraId="30EAAD02" w14:textId="77777777" w:rsidR="00F9382B" w:rsidRPr="00F9382B" w:rsidRDefault="00F9382B" w:rsidP="00F9382B">
      <w:r w:rsidRPr="00F9382B">
        <w:t>cd /path/to/hwrng/project</w:t>
      </w:r>
    </w:p>
    <w:p w14:paraId="35FBE8B7" w14:textId="77777777" w:rsidR="00F9382B" w:rsidRPr="00F9382B" w:rsidRDefault="00F9382B" w:rsidP="00F9382B">
      <w:r w:rsidRPr="00F9382B">
        <w:t>pip install meson meson-python --no-build-isolation</w:t>
      </w:r>
    </w:p>
    <w:p w14:paraId="1C1B76CB" w14:textId="77777777" w:rsidR="00F9382B" w:rsidRPr="00F9382B" w:rsidRDefault="00F9382B" w:rsidP="00F9382B">
      <w:r w:rsidRPr="00F9382B">
        <w:t>pip install . --no-build-isolation</w:t>
      </w:r>
    </w:p>
    <w:p w14:paraId="64A91A11" w14:textId="77777777" w:rsidR="00F9382B" w:rsidRPr="00F9382B" w:rsidRDefault="00F9382B" w:rsidP="00F9382B">
      <w:r w:rsidRPr="00F9382B">
        <w:t>With venv-ucrt64 active, meson.build's Python detection will correctly find the MSYS2-native Python rather than accidentally picking up a Windows Python interpreter that might be earlier on PATH otherwise.</w:t>
      </w:r>
    </w:p>
    <w:p w14:paraId="4659F397" w14:textId="77777777" w:rsidR="00F9382B" w:rsidRPr="00F9382B" w:rsidRDefault="00F9382B" w:rsidP="00F9382B">
      <w:pPr>
        <w:rPr>
          <w:b/>
          <w:bCs/>
        </w:rPr>
      </w:pPr>
      <w:r w:rsidRPr="00F9382B">
        <w:rPr>
          <w:b/>
          <w:bCs/>
        </w:rPr>
        <w:t>Direct Answer to Your Question</w:t>
      </w:r>
    </w:p>
    <w:p w14:paraId="03E2B389" w14:textId="77777777" w:rsidR="00F9382B" w:rsidRPr="00F9382B" w:rsidRDefault="00F9382B" w:rsidP="00F9382B">
      <w:r w:rsidRPr="00F9382B">
        <w:t>You didn't actually make a mistake for the Ninja build specifically — it's Python-independent. The venv activation step only becomes necessary right before you run pip install . for hwrng itself. Activate venv-ucrt64 at that point, confirm which python and sys.prefix point inside the venv, then proceed with the Meson build.</w:t>
      </w:r>
    </w:p>
    <w:p w14:paraId="2B0E53C8" w14:textId="77777777" w:rsidR="00F9382B" w:rsidRPr="00F9382B" w:rsidRDefault="00F9382B" w:rsidP="00F9382B">
      <w:r w:rsidRPr="00F9382B">
        <w:t>Everything went smooth! Now no more mix up of windows and msys python installations of such custom libraries - hwrng in my case.</w:t>
      </w:r>
    </w:p>
    <w:p w14:paraId="5FB0DE4B" w14:textId="77777777" w:rsidR="00F9382B" w:rsidRPr="00F9382B" w:rsidRDefault="00F9382B" w:rsidP="00F9382B">
      <w:r w:rsidRPr="00F9382B">
        <w:t>juhi@LAPTOP-BGI3SJP4 UCRT64 ~/Downloads $ cd ~/Downloads/ninja-1.13.0/ninja-upstream cmake --build build --target ninja [ 5%] Built target libninja-re2c [ 94%] Built target libninja [100%] Built target ninja (venv-ucrt64) juhi@LAPTOP-BGI3SJP4 UCRT64 ~/Downloads/ninja-1.13.0/ninja-upstream $ cd "D:\dev\rdseed-meson-python" (venv-ucrt64) juhi@LAPTOP-BGI3SJP4 UCRT64 /d/dev/rdseed-meson-python $ pip install -e . --no-build-isolation Obtaining file:///D:/dev/rdseed-meson-python Checking if build backend supports build_editable ... done Preparing editable metadata (pyproject.toml) ... done Building wheels for collected packages: hwrng Building editable for hwrng (pyproject.toml) ... done Created wheel for hwrng: filename=hwrng-1.0.0-cp314-cp314-mingw_x86_64_ucrt_gnu.whl size=5286 sha256=70688717143104438c984c0ba77e5105badcddc74ff20ec3c24cd25fc0e514ef Stored in directory: D:/Programs/msys64/tmp/pip-ephem-wheel-cache-5xe0rbtp/wheels/cd/e9/f7/a70fa19051c06299dd5d5f89b94c0c6c12c187363d7ad3d0ad Successfully built hwrng Installing collected packages: hwrng Attempting uninstall: hwrng Found existing installation: hwrng 1.0.0 Uninstalling hwrng-1.0.0: Successfully uninstalled hwrng-1.0.0 Successfully installed hwrng-1.0.0</w:t>
      </w:r>
    </w:p>
    <w:p w14:paraId="1F4CDDC2" w14:textId="77777777" w:rsidR="00F9382B" w:rsidRPr="00F9382B" w:rsidRDefault="00F9382B" w:rsidP="00F9382B">
      <w:r w:rsidRPr="00F9382B">
        <w:t>Show less</w:t>
      </w:r>
    </w:p>
    <w:p w14:paraId="62E40E47" w14:textId="77777777" w:rsidR="00F9382B" w:rsidRPr="00F9382B" w:rsidRDefault="00F9382B" w:rsidP="00F9382B">
      <w:r w:rsidRPr="00F9382B">
        <w:t>That's a clean, correct build end to end — and the wheel tag confirms everything aligned properly:</w:t>
      </w:r>
    </w:p>
    <w:p w14:paraId="6204997A" w14:textId="77777777" w:rsidR="00F9382B" w:rsidRPr="00F9382B" w:rsidRDefault="00F9382B" w:rsidP="00F9382B">
      <w:r w:rsidRPr="00F9382B">
        <w:t>hwrng-1.0.0-cp314-cp314-mingw_x86_64_ucrt_gnu.whl</w:t>
      </w:r>
    </w:p>
    <w:p w14:paraId="6580B56F" w14:textId="77777777" w:rsidR="00F9382B" w:rsidRPr="00F9382B" w:rsidRDefault="00F9382B" w:rsidP="00F9382B">
      <w:r w:rsidRPr="00F9382B">
        <w:t xml:space="preserve">                         └────────────</w:t>
      </w:r>
      <w:r w:rsidRPr="00F9382B">
        <w:rPr>
          <w:rFonts w:ascii="MS Gothic" w:eastAsia="MS Gothic" w:hAnsi="MS Gothic" w:cs="MS Gothic" w:hint="eastAsia"/>
        </w:rPr>
        <w:t>┬</w:t>
      </w:r>
      <w:r w:rsidRPr="00F9382B">
        <w:rPr>
          <w:rFonts w:ascii="Aptos" w:hAnsi="Aptos" w:cs="Aptos"/>
        </w:rPr>
        <w:t>────────────┘</w:t>
      </w:r>
    </w:p>
    <w:p w14:paraId="15BD548B" w14:textId="77777777" w:rsidR="00F9382B" w:rsidRPr="00F9382B" w:rsidRDefault="00F9382B" w:rsidP="00F9382B">
      <w:r w:rsidRPr="00F9382B">
        <w:t xml:space="preserve">                          this is the platform tag that</w:t>
      </w:r>
    </w:p>
    <w:p w14:paraId="1B611D95" w14:textId="77777777" w:rsidR="00F9382B" w:rsidRPr="00F9382B" w:rsidRDefault="00F9382B" w:rsidP="00F9382B">
      <w:r w:rsidRPr="00F9382B">
        <w:t xml:space="preserve">                          proves it used the UCRT64 Python,</w:t>
      </w:r>
    </w:p>
    <w:p w14:paraId="77B8A2BC" w14:textId="77777777" w:rsidR="00F9382B" w:rsidRPr="00F9382B" w:rsidRDefault="00F9382B" w:rsidP="00F9382B">
      <w:r w:rsidRPr="00F9382B">
        <w:t xml:space="preserve">                          UCRT64 GCC, and UCRT64 ABI —</w:t>
      </w:r>
    </w:p>
    <w:p w14:paraId="0147FCB0" w14:textId="77777777" w:rsidR="00F9382B" w:rsidRPr="00F9382B" w:rsidRDefault="00F9382B" w:rsidP="00F9382B">
      <w:r w:rsidRPr="00F9382B">
        <w:t xml:space="preserve">                          not a Windows/MSVC build</w:t>
      </w:r>
    </w:p>
    <w:p w14:paraId="41B59F1D" w14:textId="77777777" w:rsidR="00F9382B" w:rsidRPr="00F9382B" w:rsidRDefault="00F9382B" w:rsidP="00F9382B">
      <w:r w:rsidRPr="00F9382B">
        <w:t>If venv-ucrt64 had accidentally picked up Windows Python instead, you'd have seen something like win_amd64 here instead of mingw_x86_64_ucrt_gnu. So this tag is your proof that the whole chain — Python, Meson's compiler detection, and now your own from-source Ninja — is internally consistent.</w:t>
      </w:r>
    </w:p>
    <w:p w14:paraId="6FA5F7B2" w14:textId="77777777" w:rsidR="00F9382B" w:rsidRPr="00F9382B" w:rsidRDefault="00F9382B" w:rsidP="00F9382B">
      <w:pPr>
        <w:rPr>
          <w:b/>
          <w:bCs/>
        </w:rPr>
      </w:pPr>
      <w:r w:rsidRPr="00F9382B">
        <w:rPr>
          <w:b/>
          <w:bCs/>
        </w:rPr>
        <w:t>Final Sanity Check</w:t>
      </w:r>
    </w:p>
    <w:p w14:paraId="4D1C5D00" w14:textId="77777777" w:rsidR="00F9382B" w:rsidRPr="00F9382B" w:rsidRDefault="00F9382B" w:rsidP="00F9382B">
      <w:r w:rsidRPr="00F9382B">
        <w:t>bash</w:t>
      </w:r>
    </w:p>
    <w:p w14:paraId="5428B439" w14:textId="77777777" w:rsidR="00F9382B" w:rsidRPr="00F9382B" w:rsidRDefault="00F9382B" w:rsidP="00F9382B">
      <w:r w:rsidRPr="00F9382B">
        <w:t>python -c "import hwrng; print(hwrng.has_rdseed()); print(hwrng.rdseed_raw_bytes(16).hex())"</w:t>
      </w:r>
    </w:p>
    <w:p w14:paraId="3896C5C6" w14:textId="77777777" w:rsidR="00F9382B" w:rsidRPr="00F9382B" w:rsidRDefault="00F9382B" w:rsidP="00F9382B">
      <w:r w:rsidRPr="00F9382B">
        <w:lastRenderedPageBreak/>
        <w:t>Should print True and 32 hex characters (16 bytes) of raw entropy. If your CPU is AMD Zen 5, you may also see the UserWarning about the known RDSEED bug fire on import — that's expected behavior from the PyInit_hwrng code, not an error.</w:t>
      </w:r>
    </w:p>
    <w:p w14:paraId="0B2E1952" w14:textId="77777777" w:rsidR="00F9382B" w:rsidRPr="00F9382B" w:rsidRDefault="00F9382B" w:rsidP="00F9382B">
      <w:pPr>
        <w:rPr>
          <w:b/>
          <w:bCs/>
        </w:rPr>
      </w:pPr>
      <w:r w:rsidRPr="00F9382B">
        <w:rPr>
          <w:b/>
          <w:bCs/>
        </w:rPr>
        <w:t>Where You Landed, End to End</w:t>
      </w:r>
    </w:p>
    <w:p w14:paraId="028E10D8" w14:textId="77777777" w:rsidR="00F9382B" w:rsidRPr="00F9382B" w:rsidRDefault="00F9382B" w:rsidP="00F9382B">
      <w:r w:rsidRPr="00F9382B">
        <w:t>You went from a vague PyPI/MSYS2 CRT mismatch, through CMake vs Meson tradeoffs, scikit-build-core vs meson-python, a pure-CMake no-backend exploration, all the way to actually rebuilding Ninja from source inside the correct environment, hitting a genuine GCC-16/UCRT header conflict on mkdtemp, and finally landing back on your original Meson-based hwrng project — now building cleanly with a self-compiled, environment-correct Ninja and a properly activated UCRT64 venv.</w:t>
      </w:r>
    </w:p>
    <w:p w14:paraId="1F28EED6" w14:textId="77777777" w:rsidR="00F9382B" w:rsidRPr="00F9382B" w:rsidRDefault="00F9382B" w:rsidP="00F9382B">
      <w:r w:rsidRPr="00F9382B">
        <w:t>The -e editable install is also worth noting: since you used --no-build-isolation with -e, any future edits to hwrng.c just need pip install -e . --no-build-isolation rerun (or in some Meson-editable setups, just a rebuild trigger) rather than a full reinstall — useful if you continue iterating on the inline-asm version of the RDSEED logic we discussed earlier.</w:t>
      </w:r>
    </w:p>
    <w:p w14:paraId="005F3C59" w14:textId="77777777" w:rsidR="00F9382B" w:rsidRPr="00F9382B" w:rsidRDefault="00F9382B" w:rsidP="00F9382B">
      <w:r w:rsidRPr="00F9382B">
        <w:t>Sanity check went through!</w:t>
      </w:r>
    </w:p>
    <w:p w14:paraId="609ADA14" w14:textId="77777777" w:rsidR="00F9382B" w:rsidRPr="00F9382B" w:rsidRDefault="00F9382B" w:rsidP="00F9382B">
      <w:r w:rsidRPr="00F9382B">
        <w:t>$ python -c "import hwrng; print(hwrng.has_rdseed()); print(hwrng.rdseed_raw_bytes(16).hex())" True 731d09ca62812ee60b65876f7a24b164 (venv-ucrt64)</w:t>
      </w:r>
    </w:p>
    <w:p w14:paraId="2FAD1081" w14:textId="77777777" w:rsidR="00F9382B" w:rsidRPr="00F9382B" w:rsidRDefault="00F9382B" w:rsidP="00F9382B">
      <w:r w:rsidRPr="00F9382B">
        <w:t>That's a fully verified, working hardware RNG extension — has_rdseed() confirms CPU support, and you got 16 bytes of genuine RDSEED entropy back, correctly hex-encoded.</w:t>
      </w:r>
    </w:p>
    <w:p w14:paraId="1D5EE18F" w14:textId="77777777" w:rsidR="00F9382B" w:rsidRPr="00F9382B" w:rsidRDefault="00F9382B" w:rsidP="00F9382B">
      <w:pPr>
        <w:rPr>
          <w:b/>
          <w:bCs/>
        </w:rPr>
      </w:pPr>
      <w:r w:rsidRPr="00F9382B">
        <w:rPr>
          <w:b/>
          <w:bCs/>
        </w:rPr>
        <w:t>Where Things Stand</w:t>
      </w:r>
    </w:p>
    <w:p w14:paraId="5BFFE35E" w14:textId="77777777" w:rsidR="00F9382B" w:rsidRPr="00F9382B" w:rsidRDefault="00F9382B" w:rsidP="00F9382B">
      <w:r w:rsidRPr="00F9382B">
        <w:t>hwrng.c (Python C API, untouched throughout)</w:t>
      </w:r>
    </w:p>
    <w:p w14:paraId="02C284BD" w14:textId="77777777" w:rsidR="00F9382B" w:rsidRPr="00F9382B" w:rsidRDefault="00F9382B" w:rsidP="00F9382B">
      <w:r w:rsidRPr="00F9382B">
        <w:t xml:space="preserve">    ↓</w:t>
      </w:r>
    </w:p>
    <w:p w14:paraId="7B6AF63C" w14:textId="77777777" w:rsidR="00F9382B" w:rsidRPr="00F9382B" w:rsidRDefault="00F9382B" w:rsidP="00F9382B">
      <w:r w:rsidRPr="00F9382B">
        <w:t>meson.build → meson-python → Meson → self-built ucrt64 Ninja</w:t>
      </w:r>
    </w:p>
    <w:p w14:paraId="5175691D" w14:textId="77777777" w:rsidR="00F9382B" w:rsidRPr="00F9382B" w:rsidRDefault="00F9382B" w:rsidP="00F9382B">
      <w:r w:rsidRPr="00F9382B">
        <w:t xml:space="preserve">    ↓</w:t>
      </w:r>
    </w:p>
    <w:p w14:paraId="204E5E1F" w14:textId="77777777" w:rsidR="00F9382B" w:rsidRPr="00F9382B" w:rsidRDefault="00F9382B" w:rsidP="00F9382B">
      <w:r w:rsidRPr="00F9382B">
        <w:t>venv-ucrt64 (correct MSYS2 Python, not Windows Python)</w:t>
      </w:r>
    </w:p>
    <w:p w14:paraId="797D83E8" w14:textId="77777777" w:rsidR="00F9382B" w:rsidRPr="00F9382B" w:rsidRDefault="00F9382B" w:rsidP="00F9382B">
      <w:r w:rsidRPr="00F9382B">
        <w:t xml:space="preserve">    ↓</w:t>
      </w:r>
    </w:p>
    <w:p w14:paraId="5F3A4168" w14:textId="77777777" w:rsidR="00F9382B" w:rsidRPr="00F9382B" w:rsidRDefault="00F9382B" w:rsidP="00F9382B">
      <w:r w:rsidRPr="00F9382B">
        <w:t>hwrng-1.0.0-cp314-cp314-mingw_x86_64_ucrt_gnu.whl</w:t>
      </w:r>
    </w:p>
    <w:p w14:paraId="58EC22CC" w14:textId="77777777" w:rsidR="00F9382B" w:rsidRPr="00F9382B" w:rsidRDefault="00F9382B" w:rsidP="00F9382B">
      <w:r w:rsidRPr="00F9382B">
        <w:t xml:space="preserve">    ↓</w:t>
      </w:r>
    </w:p>
    <w:p w14:paraId="75FFDB26" w14:textId="77777777" w:rsidR="00F9382B" w:rsidRPr="00F9382B" w:rsidRDefault="00F9382B" w:rsidP="00F9382B">
      <w:r w:rsidRPr="00F9382B">
        <w:t>import hwrng  →  True  →  731d09ca62812ee60b65876f7a24b164</w:t>
      </w:r>
    </w:p>
    <w:p w14:paraId="73874859" w14:textId="77777777" w:rsidR="00F9382B" w:rsidRPr="00F9382B" w:rsidRDefault="00F9382B" w:rsidP="00F9382B">
      <w:r w:rsidRPr="00F9382B">
        <w:t>Every layer we discussed — compiler ABI consistency, CRT linkage, Python venv isolation, the PyPI-vs-pacman Ninja distinction — is now demonstrably correct end to end, not just theoretically sound.</w:t>
      </w:r>
    </w:p>
    <w:p w14:paraId="27EF6ECD" w14:textId="77777777" w:rsidR="00F9382B" w:rsidRPr="00F9382B" w:rsidRDefault="00F9382B" w:rsidP="00F9382B">
      <w:r w:rsidRPr="00F9382B">
        <w:t>A few threads remain open if you want to pick any of them up later:</w:t>
      </w:r>
    </w:p>
    <w:p w14:paraId="277A7AAD" w14:textId="77777777" w:rsidR="00F9382B" w:rsidRPr="00F9382B" w:rsidRDefault="00F9382B" w:rsidP="002F0099">
      <w:pPr>
        <w:numPr>
          <w:ilvl w:val="0"/>
          <w:numId w:val="13"/>
        </w:numPr>
      </w:pPr>
      <w:r w:rsidRPr="00F9382B">
        <w:t>The inline assembly rewrite of rdseed_raw_bytes (replacing _rdseed64_step) for auditability, which we sketched but didn't apply</w:t>
      </w:r>
    </w:p>
    <w:p w14:paraId="20C10E46" w14:textId="77777777" w:rsidR="00F9382B" w:rsidRPr="00F9382B" w:rsidRDefault="00F9382B" w:rsidP="002F0099">
      <w:pPr>
        <w:numPr>
          <w:ilvl w:val="0"/>
          <w:numId w:val="13"/>
        </w:numPr>
      </w:pPr>
      <w:r w:rsidRPr="00F9382B">
        <w:t>The pure CMake + Makefile setup (no scikit-build-core) for MSYS2, which we wrote out fully but you ended up not needing since Meson now works cleanly in your environment</w:t>
      </w:r>
    </w:p>
    <w:p w14:paraId="294D5B96" w14:textId="77777777" w:rsidR="00F9382B" w:rsidRPr="00F9382B" w:rsidRDefault="00F9382B" w:rsidP="002F0099">
      <w:pPr>
        <w:numPr>
          <w:ilvl w:val="0"/>
          <w:numId w:val="13"/>
        </w:numPr>
      </w:pPr>
      <w:r w:rsidRPr="00F9382B">
        <w:t>The mkdtemp ambiguity bug in Ninja's test.cc against GCC 16 — genuinely worth an upstream issue report if you want to contribute it back</w:t>
      </w:r>
    </w:p>
    <w:p w14:paraId="17BF6043" w14:textId="77777777" w:rsidR="00F9382B" w:rsidRPr="00F9382B" w:rsidRDefault="00F9382B" w:rsidP="00F9382B">
      <w:r w:rsidRPr="00F9382B">
        <w:t>Good debugging session — the CRT/ABI mismatch was subtle and you tracked it all the way to source.</w:t>
      </w:r>
    </w:p>
    <w:p w14:paraId="23DCAADB" w14:textId="77777777" w:rsidR="00F9382B" w:rsidRPr="00F9382B" w:rsidRDefault="00F9382B" w:rsidP="00F9382B">
      <w:r w:rsidRPr="00F9382B">
        <w:t>Can you update build md file (instructions for hwrng) based on this latest change in msys we made. msys installation part will undergo a change.</w:t>
      </w:r>
    </w:p>
    <w:p w14:paraId="63935618" w14:textId="77777777" w:rsidR="00F9382B" w:rsidRPr="00F9382B" w:rsidRDefault="00F9382B" w:rsidP="00F9382B">
      <w:r w:rsidRPr="00F9382B">
        <w:t>Ensure working dir exists</w:t>
      </w:r>
    </w:p>
    <w:p w14:paraId="265ABBF3" w14:textId="77777777" w:rsidR="00F9382B" w:rsidRPr="00F9382B" w:rsidRDefault="00F9382B" w:rsidP="00F9382B">
      <w:r w:rsidRPr="00F9382B">
        <w:lastRenderedPageBreak/>
        <w:t>Ensure working dir exists</w:t>
      </w:r>
    </w:p>
    <w:p w14:paraId="01E91BF8" w14:textId="77777777" w:rsidR="00F9382B" w:rsidRPr="00F9382B" w:rsidRDefault="00F9382B" w:rsidP="00F9382B">
      <w:r w:rsidRPr="00F9382B">
        <w:t>Since your project is back on the Meson route (not the pure-CMake one), here's the updated BUILDING.md reflecting the actual working MSYS2 path you verified — self-built ucrt64 Ninja plus the venv-ucrt64 isolation, instead of the earlier pacman-or-bypass guidance.</w:t>
      </w:r>
    </w:p>
    <w:p w14:paraId="66E29F88" w14:textId="77777777" w:rsidR="00F9382B" w:rsidRPr="00F9382B" w:rsidRDefault="00F9382B" w:rsidP="00F9382B">
      <w:r w:rsidRPr="00F9382B">
        <w:t>Created 2 files, ran a command, read a file</w:t>
      </w:r>
    </w:p>
    <w:p w14:paraId="1F0F0538" w14:textId="77777777" w:rsidR="00F9382B" w:rsidRPr="00F9382B" w:rsidRDefault="00F9382B" w:rsidP="00F9382B">
      <w:r w:rsidRPr="00F9382B">
        <w:t>Created 2 files, ran a command, read a file</w:t>
      </w:r>
    </w:p>
    <w:p w14:paraId="1E47F389" w14:textId="77777777" w:rsidR="00F9382B" w:rsidRPr="00F9382B" w:rsidRDefault="00F9382B" w:rsidP="00F9382B">
      <w:r w:rsidRPr="00F9382B">
        <w:t>The MSYS2 section now reflects what you actually verified: venv-ucrt64 activation as a prerequisite step, both the pacman path and the self-built Ninja path (with the real mkdtemp bug and its workaround documented), the UCRT-vs-msvcrt ldd distinction, and the wheel-tag check (mingw_x86_64_ucrt_gnu vs win_amd64) as the definitive sanity check — exactly the signal that caught problems in your earlier sessions.</w:t>
      </w:r>
    </w:p>
    <w:p w14:paraId="49569F78" w14:textId="77777777" w:rsidR="00F9382B" w:rsidRPr="00F9382B" w:rsidRDefault="00F9382B" w:rsidP="00F9382B">
      <w:r w:rsidRPr="00F9382B">
        <w:t>Building</w:t>
      </w:r>
    </w:p>
    <w:p w14:paraId="1B308A20" w14:textId="77777777" w:rsidR="00F9382B" w:rsidRPr="00F9382B" w:rsidRDefault="00F9382B" w:rsidP="00F9382B">
      <w:r w:rsidRPr="00F9382B">
        <w:t>Document · MD </w:t>
      </w:r>
    </w:p>
    <w:p w14:paraId="302FA4B3" w14:textId="77777777" w:rsidR="00F9382B" w:rsidRPr="00F9382B" w:rsidRDefault="00F9382B" w:rsidP="00F9382B">
      <w:r w:rsidRPr="00F9382B">
        <w:t>Thus is only for msys? I can append this to eariier instructions file?</w:t>
      </w:r>
    </w:p>
    <w:p w14:paraId="2ECE2DE9" w14:textId="77777777" w:rsidR="00F9382B" w:rsidRPr="00F9382B" w:rsidRDefault="00F9382B" w:rsidP="00F9382B">
      <w:r w:rsidRPr="00F9382B">
        <w:t>Right — that file only covers the MSYS2 section in full detail, but it's actually the complete BUILDING.md with all platforms included (vanilla Windows/Linux/macOS, standalone Clang, macOS Intel-only note, plus the troubleshooting table at the end). It's a full replacement, not just an MSYS2 snippet — so you'd swap your existing BUILDING.md with this one rather than appending it.</w:t>
      </w:r>
    </w:p>
    <w:p w14:paraId="36C4170A" w14:textId="77777777" w:rsidR="00F9382B" w:rsidRPr="00F9382B" w:rsidRDefault="00F9382B" w:rsidP="00F9382B">
      <w:r w:rsidRPr="00F9382B">
        <w:t>If you'd prefer, I can instead give you just the MSYS2 section alone, formatted to drop into your current file in place of whatever MSYS2 instructions you have there now — let me know which you'd rather have.</w:t>
      </w:r>
    </w:p>
    <w:p w14:paraId="1BB4BAD8" w14:textId="77777777" w:rsidR="00F9382B" w:rsidRPr="00F9382B" w:rsidRDefault="00F9382B" w:rsidP="00F9382B">
      <w:r w:rsidRPr="00F9382B">
        <w:t>README.md (instructions below repositories we find on github)? Can this file be converted to that format?</w:t>
      </w:r>
    </w:p>
    <w:p w14:paraId="7F70ACA2" w14:textId="77777777" w:rsidR="00F9382B" w:rsidRPr="00F9382B" w:rsidRDefault="00F9382B" w:rsidP="00F9382B">
      <w:r w:rsidRPr="00F9382B">
        <w:t>Yes — README.md and BUILDING.md serve different purposes, so this would be a restructuring, not a renaming. Let me show you the distinction and convert it properly.</w:t>
      </w:r>
    </w:p>
    <w:p w14:paraId="209BBD96" w14:textId="77777777" w:rsidR="00F9382B" w:rsidRPr="00F9382B" w:rsidRDefault="00F9382B" w:rsidP="00F9382B">
      <w:pPr>
        <w:rPr>
          <w:b/>
          <w:bCs/>
        </w:rPr>
      </w:pPr>
      <w:r w:rsidRPr="00F9382B">
        <w:rPr>
          <w:b/>
          <w:bCs/>
        </w:rPr>
        <w:t>What Typically Goes Where</w:t>
      </w:r>
    </w:p>
    <w:p w14:paraId="11C4EB5A" w14:textId="77777777" w:rsidR="00F9382B" w:rsidRPr="00F9382B" w:rsidRDefault="00F9382B" w:rsidP="00F9382B">
      <w:r w:rsidRPr="00F9382B">
        <w:t>README.md                          BUILDING.md (or docs/building.md)</w:t>
      </w:r>
    </w:p>
    <w:p w14:paraId="4A859697" w14:textId="77777777" w:rsidR="00F9382B" w:rsidRPr="00F9382B" w:rsidRDefault="00F9382B" w:rsidP="00F9382B">
      <w:r w:rsidRPr="00F9382B">
        <w:t>─────────────                      ──────────────────────────────</w:t>
      </w:r>
    </w:p>
    <w:p w14:paraId="01EEEFDB" w14:textId="77777777" w:rsidR="00F9382B" w:rsidRPr="00F9382B" w:rsidRDefault="00F9382B" w:rsidP="00F9382B">
      <w:r w:rsidRPr="00F9382B">
        <w:t>What the project is        →       Detailed per-platform build steps</w:t>
      </w:r>
    </w:p>
    <w:p w14:paraId="46746599" w14:textId="77777777" w:rsidR="00F9382B" w:rsidRPr="00F9382B" w:rsidRDefault="00F9382B" w:rsidP="00F9382B">
      <w:r w:rsidRPr="00F9382B">
        <w:t>Badges (CI, PyPI, license)         Troubleshooting tables</w:t>
      </w:r>
    </w:p>
    <w:p w14:paraId="7A6A6B88" w14:textId="77777777" w:rsidR="00F9382B" w:rsidRPr="00F9382B" w:rsidRDefault="00F9382B" w:rsidP="00F9382B">
      <w:r w:rsidRPr="00F9382B">
        <w:t>Quick install (pip install x)      Self-built Ninja walkthrough</w:t>
      </w:r>
    </w:p>
    <w:p w14:paraId="5FAC4627" w14:textId="77777777" w:rsidR="00F9382B" w:rsidRPr="00F9382B" w:rsidRDefault="00F9382B" w:rsidP="00F9382B">
      <w:r w:rsidRPr="00F9382B">
        <w:t>Quick usage example                Every edge case verbosely</w:t>
      </w:r>
    </w:p>
    <w:p w14:paraId="6F0C28D9" w14:textId="77777777" w:rsidR="00F9382B" w:rsidRPr="00F9382B" w:rsidRDefault="00F9382B" w:rsidP="00F9382B">
      <w:r w:rsidRPr="00F9382B">
        <w:t>Feature list                       Internals (mkdtemp bug, CRT details)</w:t>
      </w:r>
    </w:p>
    <w:p w14:paraId="4087EF23" w14:textId="77777777" w:rsidR="00F9382B" w:rsidRPr="00F9382B" w:rsidRDefault="00F9382B" w:rsidP="00F9382B">
      <w:r w:rsidRPr="00F9382B">
        <w:t>Link to BUILDING.md for detail</w:t>
      </w:r>
    </w:p>
    <w:p w14:paraId="39EDF78B" w14:textId="77777777" w:rsidR="00F9382B" w:rsidRPr="00F9382B" w:rsidRDefault="00F9382B" w:rsidP="00F9382B">
      <w:r w:rsidRPr="00F9382B">
        <w:t>License / contributing pointer</w:t>
      </w:r>
    </w:p>
    <w:p w14:paraId="793E6390" w14:textId="77777777" w:rsidR="00F9382B" w:rsidRPr="00F9382B" w:rsidRDefault="00F9382B" w:rsidP="00F9382B">
      <w:r w:rsidRPr="00F9382B">
        <w:t xml:space="preserve">A typical GitHub README is </w:t>
      </w:r>
      <w:r w:rsidRPr="00F9382B">
        <w:rPr>
          <w:b/>
          <w:bCs/>
        </w:rPr>
        <w:t>scannable in 30 seconds</w:t>
      </w:r>
      <w:r w:rsidRPr="00F9382B">
        <w:t xml:space="preserve"> — someone lands on the repo, sees what it does, copies one install command, sees one usage snippet. The deep MSYS2/UCRT/Ninja troubleshooting content belongs in a separate BUILDING.md that the README links to, not inline.</w:t>
      </w:r>
    </w:p>
    <w:p w14:paraId="697E83DF" w14:textId="77777777" w:rsidR="00F9382B" w:rsidRPr="00F9382B" w:rsidRDefault="00F9382B" w:rsidP="00F9382B">
      <w:r w:rsidRPr="00F9382B">
        <w:t>Let me build both properly — a real README.md plus a slimmed-down link target.</w:t>
      </w:r>
    </w:p>
    <w:p w14:paraId="3595E5E4" w14:textId="77777777" w:rsidR="00F9382B" w:rsidRPr="00F9382B" w:rsidRDefault="00F9382B" w:rsidP="00F9382B">
      <w:r w:rsidRPr="00F9382B">
        <w:t>Viewed a file, created a file, read a file</w:t>
      </w:r>
    </w:p>
    <w:p w14:paraId="52A13A89" w14:textId="77777777" w:rsidR="00F9382B" w:rsidRPr="00F9382B" w:rsidRDefault="00F9382B" w:rsidP="00F9382B">
      <w:r w:rsidRPr="00F9382B">
        <w:t>Viewed a file, created a file, read a file</w:t>
      </w:r>
    </w:p>
    <w:p w14:paraId="0E4F8A64" w14:textId="77777777" w:rsidR="00F9382B" w:rsidRPr="00F9382B" w:rsidRDefault="00F9382B" w:rsidP="00F9382B">
      <w:r w:rsidRPr="00F9382B">
        <w:lastRenderedPageBreak/>
        <w:t>Both files now sit alongside each other the way GitHub repos typically structure things: README.md gives the 30-second pitch, the API surface, and one pip install hwrng line, then links out to BUILDING.md for the full MSYS2/UCRT64/self-built-Ninja walkthrough we worked through together. Drop both at the repo root and the link [BUILDING.md](BUILDING.md) will resolve correctly on GitHub.</w:t>
      </w:r>
    </w:p>
    <w:p w14:paraId="1C7CD208" w14:textId="77777777" w:rsidR="00F9382B" w:rsidRPr="00F9382B" w:rsidRDefault="00F9382B" w:rsidP="00F9382B">
      <w:r w:rsidRPr="00F9382B">
        <w:t>Readme</w:t>
      </w:r>
    </w:p>
    <w:p w14:paraId="7B923D1E" w14:textId="77777777" w:rsidR="00F9382B" w:rsidRPr="00F9382B" w:rsidRDefault="00F9382B" w:rsidP="00F9382B">
      <w:r w:rsidRPr="00F9382B">
        <w:t>Document · MD </w:t>
      </w:r>
    </w:p>
    <w:p w14:paraId="343F9B4A" w14:textId="77777777" w:rsidR="00F9382B" w:rsidRPr="00F9382B" w:rsidRDefault="00F9382B" w:rsidP="00F9382B">
      <w:r w:rsidRPr="00F9382B">
        <w:t>Building</w:t>
      </w:r>
    </w:p>
    <w:p w14:paraId="0735353C" w14:textId="77777777" w:rsidR="00F9382B" w:rsidRPr="00F9382B" w:rsidRDefault="00F9382B" w:rsidP="00F9382B">
      <w:r w:rsidRPr="00F9382B">
        <w:t>Document · MD </w:t>
      </w:r>
    </w:p>
    <w:p w14:paraId="1F47FFFD" w14:textId="77777777" w:rsidR="00F9382B" w:rsidRPr="00F9382B" w:rsidRDefault="00F9382B" w:rsidP="00F9382B">
      <w:r w:rsidRPr="00F9382B">
        <w:t>You forgot that I want all documents and codes in-line not artifacts</w:t>
      </w:r>
    </w:p>
    <w:p w14:paraId="28344170" w14:textId="77777777" w:rsidR="00F9382B" w:rsidRPr="00F9382B" w:rsidRDefault="00F9382B" w:rsidP="00F9382B">
      <w:r w:rsidRPr="00F9382B">
        <w:t>You're right — apologies. Here are both files in full, inline.</w:t>
      </w:r>
    </w:p>
    <w:p w14:paraId="77BF25D3" w14:textId="77777777" w:rsidR="00F9382B" w:rsidRPr="00F9382B" w:rsidRDefault="00F9382B" w:rsidP="00F9382B">
      <w:r w:rsidRPr="00F9382B">
        <w:pict w14:anchorId="5F950E87">
          <v:rect id="_x0000_i2189" style="width:0;height:1.5pt" o:hralign="center" o:hrstd="t" o:hr="t" fillcolor="#a0a0a0" stroked="f"/>
        </w:pict>
      </w:r>
    </w:p>
    <w:p w14:paraId="7B1AFC12" w14:textId="77777777" w:rsidR="00F9382B" w:rsidRPr="00F9382B" w:rsidRDefault="00F9382B" w:rsidP="00F9382B">
      <w:pPr>
        <w:rPr>
          <w:b/>
          <w:bCs/>
        </w:rPr>
      </w:pPr>
      <w:r w:rsidRPr="00F9382B">
        <w:rPr>
          <w:b/>
          <w:bCs/>
        </w:rPr>
        <w:t>README.md</w:t>
      </w:r>
    </w:p>
    <w:p w14:paraId="55453872" w14:textId="77777777" w:rsidR="00F9382B" w:rsidRPr="00F9382B" w:rsidRDefault="00F9382B" w:rsidP="00F9382B">
      <w:r w:rsidRPr="00F9382B">
        <w:t>markdown</w:t>
      </w:r>
    </w:p>
    <w:p w14:paraId="5B935BA2" w14:textId="77777777" w:rsidR="00F9382B" w:rsidRPr="00F9382B" w:rsidRDefault="00F9382B" w:rsidP="00F9382B">
      <w:r w:rsidRPr="00F9382B">
        <w:rPr>
          <w:b/>
          <w:bCs/>
        </w:rPr>
        <w:t># hwrng</w:t>
      </w:r>
    </w:p>
    <w:p w14:paraId="3F2F371C" w14:textId="77777777" w:rsidR="00F9382B" w:rsidRPr="00F9382B" w:rsidRDefault="00F9382B" w:rsidP="00F9382B"/>
    <w:p w14:paraId="1161FE2C" w14:textId="77777777" w:rsidR="00F9382B" w:rsidRPr="00F9382B" w:rsidRDefault="00F9382B" w:rsidP="00F9382B">
      <w:r w:rsidRPr="00F9382B">
        <w:t>Direct RDSEED hardware RNG for x86_64.</w:t>
      </w:r>
    </w:p>
    <w:p w14:paraId="77609F05" w14:textId="77777777" w:rsidR="00F9382B" w:rsidRPr="00F9382B" w:rsidRDefault="00F9382B" w:rsidP="00F9382B"/>
    <w:p w14:paraId="50C17621" w14:textId="77777777" w:rsidR="00F9382B" w:rsidRPr="00F9382B" w:rsidRDefault="00F9382B" w:rsidP="00F9382B">
      <w:r w:rsidRPr="00F9382B">
        <w:t>Bypasses the OS entropy pool entirely and reads raw thermal-noise entropy</w:t>
      </w:r>
    </w:p>
    <w:p w14:paraId="28DDBECF" w14:textId="77777777" w:rsidR="00F9382B" w:rsidRPr="00F9382B" w:rsidRDefault="00F9382B" w:rsidP="00F9382B">
      <w:r w:rsidRPr="00F9382B">
        <w:t>straight from the CPU via the `RDSEED` instruction — no CSPRNG, no</w:t>
      </w:r>
    </w:p>
    <w:p w14:paraId="5DEDD77A" w14:textId="77777777" w:rsidR="00F9382B" w:rsidRPr="00F9382B" w:rsidRDefault="00F9382B" w:rsidP="00F9382B">
      <w:r w:rsidRPr="00F9382B">
        <w:t>conditioning, no OS-level mixing. Intended for callers who specifically</w:t>
      </w:r>
    </w:p>
    <w:p w14:paraId="087039B7" w14:textId="77777777" w:rsidR="00F9382B" w:rsidRPr="00F9382B" w:rsidRDefault="00F9382B" w:rsidP="00F9382B">
      <w:r w:rsidRPr="00F9382B">
        <w:t>want hardware-sourced entropy rather than a general-purpose random</w:t>
      </w:r>
    </w:p>
    <w:p w14:paraId="5462E584" w14:textId="77777777" w:rsidR="00F9382B" w:rsidRPr="00F9382B" w:rsidRDefault="00F9382B" w:rsidP="00F9382B">
      <w:r w:rsidRPr="00F9382B">
        <w:t>number generator.</w:t>
      </w:r>
    </w:p>
    <w:p w14:paraId="710BD018" w14:textId="77777777" w:rsidR="00F9382B" w:rsidRPr="00F9382B" w:rsidRDefault="00F9382B" w:rsidP="00F9382B"/>
    <w:p w14:paraId="6D3B0C12" w14:textId="77777777" w:rsidR="00F9382B" w:rsidRPr="00F9382B" w:rsidRDefault="00F9382B" w:rsidP="00F9382B">
      <w:r w:rsidRPr="00F9382B">
        <w:rPr>
          <w:b/>
          <w:bCs/>
        </w:rPr>
        <w:t>## Requirements</w:t>
      </w:r>
    </w:p>
    <w:p w14:paraId="0D4B095A" w14:textId="77777777" w:rsidR="00F9382B" w:rsidRPr="00F9382B" w:rsidRDefault="00F9382B" w:rsidP="00F9382B"/>
    <w:p w14:paraId="12B26A16" w14:textId="77777777" w:rsidR="00F9382B" w:rsidRPr="00F9382B" w:rsidRDefault="00F9382B" w:rsidP="00F9382B">
      <w:r w:rsidRPr="00F9382B">
        <w:t>- Python 3.14+</w:t>
      </w:r>
    </w:p>
    <w:p w14:paraId="619C7DCB" w14:textId="77777777" w:rsidR="00F9382B" w:rsidRPr="00F9382B" w:rsidRDefault="00F9382B" w:rsidP="00F9382B">
      <w:r w:rsidRPr="00F9382B">
        <w:t>- x86_64 CPU with RDSEED support (Intel Broadwell 2014+, AMD Zen+)</w:t>
      </w:r>
    </w:p>
    <w:p w14:paraId="4B92D09A" w14:textId="77777777" w:rsidR="00F9382B" w:rsidRPr="00F9382B" w:rsidRDefault="00F9382B" w:rsidP="00F9382B">
      <w:r w:rsidRPr="00F9382B">
        <w:t>- 64-bit only — 32-bit builds are rejected at compile time</w:t>
      </w:r>
    </w:p>
    <w:p w14:paraId="5A598773" w14:textId="77777777" w:rsidR="00F9382B" w:rsidRPr="00F9382B" w:rsidRDefault="00F9382B" w:rsidP="00F9382B"/>
    <w:p w14:paraId="37AE2902" w14:textId="77777777" w:rsidR="00F9382B" w:rsidRPr="00F9382B" w:rsidRDefault="00F9382B" w:rsidP="00F9382B">
      <w:r w:rsidRPr="00F9382B">
        <w:rPr>
          <w:b/>
          <w:bCs/>
        </w:rPr>
        <w:t>## Install</w:t>
      </w:r>
    </w:p>
    <w:p w14:paraId="2F681096" w14:textId="77777777" w:rsidR="00F9382B" w:rsidRPr="00F9382B" w:rsidRDefault="00F9382B" w:rsidP="00F9382B"/>
    <w:p w14:paraId="465122AF" w14:textId="77777777" w:rsidR="00F9382B" w:rsidRPr="00F9382B" w:rsidRDefault="00F9382B" w:rsidP="00F9382B">
      <w:r w:rsidRPr="00F9382B">
        <w:t>```bash</w:t>
      </w:r>
    </w:p>
    <w:p w14:paraId="31AC6566" w14:textId="77777777" w:rsidR="00F9382B" w:rsidRPr="00F9382B" w:rsidRDefault="00F9382B" w:rsidP="00F9382B">
      <w:r w:rsidRPr="00F9382B">
        <w:t>pip install hwrng</w:t>
      </w:r>
    </w:p>
    <w:p w14:paraId="3DBABB05" w14:textId="77777777" w:rsidR="00F9382B" w:rsidRPr="00F9382B" w:rsidRDefault="00F9382B" w:rsidP="00F9382B">
      <w:r w:rsidRPr="00F9382B">
        <w:t>```</w:t>
      </w:r>
    </w:p>
    <w:p w14:paraId="3FA574CD" w14:textId="77777777" w:rsidR="00F9382B" w:rsidRPr="00F9382B" w:rsidRDefault="00F9382B" w:rsidP="00F9382B"/>
    <w:p w14:paraId="497EA8F9" w14:textId="77777777" w:rsidR="00F9382B" w:rsidRPr="00F9382B" w:rsidRDefault="00F9382B" w:rsidP="00F9382B">
      <w:r w:rsidRPr="00F9382B">
        <w:t>Building from source on Windows, Linux, macOS, or MSYS2 — see</w:t>
      </w:r>
    </w:p>
    <w:p w14:paraId="1B2543C2" w14:textId="77777777" w:rsidR="00F9382B" w:rsidRPr="00F9382B" w:rsidRDefault="00F9382B" w:rsidP="00F9382B">
      <w:r w:rsidRPr="00F9382B">
        <w:lastRenderedPageBreak/>
        <w:t>BUILDING.md for full platform-specific instructions, including the</w:t>
      </w:r>
    </w:p>
    <w:p w14:paraId="7FA52125" w14:textId="77777777" w:rsidR="00F9382B" w:rsidRPr="00F9382B" w:rsidRDefault="00F9382B" w:rsidP="00F9382B">
      <w:r w:rsidRPr="00F9382B">
        <w:t>MSYS2/UCRT64 setup.</w:t>
      </w:r>
    </w:p>
    <w:p w14:paraId="7CF58711" w14:textId="77777777" w:rsidR="00F9382B" w:rsidRPr="00F9382B" w:rsidRDefault="00F9382B" w:rsidP="00F9382B"/>
    <w:p w14:paraId="724B967A" w14:textId="77777777" w:rsidR="00F9382B" w:rsidRPr="00F9382B" w:rsidRDefault="00F9382B" w:rsidP="00F9382B">
      <w:r w:rsidRPr="00F9382B">
        <w:rPr>
          <w:b/>
          <w:bCs/>
        </w:rPr>
        <w:t>## Usage</w:t>
      </w:r>
    </w:p>
    <w:p w14:paraId="58D8B789" w14:textId="77777777" w:rsidR="00F9382B" w:rsidRPr="00F9382B" w:rsidRDefault="00F9382B" w:rsidP="00F9382B"/>
    <w:p w14:paraId="0D05EE4C" w14:textId="77777777" w:rsidR="00F9382B" w:rsidRPr="00F9382B" w:rsidRDefault="00F9382B" w:rsidP="00F9382B">
      <w:r w:rsidRPr="00F9382B">
        <w:t>```python</w:t>
      </w:r>
    </w:p>
    <w:p w14:paraId="37937FD3" w14:textId="77777777" w:rsidR="00F9382B" w:rsidRPr="00F9382B" w:rsidRDefault="00F9382B" w:rsidP="00F9382B">
      <w:r w:rsidRPr="00F9382B">
        <w:t>import hwrng</w:t>
      </w:r>
    </w:p>
    <w:p w14:paraId="309B8D8E" w14:textId="77777777" w:rsidR="00F9382B" w:rsidRPr="00F9382B" w:rsidRDefault="00F9382B" w:rsidP="00F9382B"/>
    <w:p w14:paraId="5A925A80" w14:textId="77777777" w:rsidR="00F9382B" w:rsidRPr="00F9382B" w:rsidRDefault="00F9382B" w:rsidP="00F9382B">
      <w:r w:rsidRPr="00F9382B">
        <w:t>if hwrng.has_rdseed():</w:t>
      </w:r>
    </w:p>
    <w:p w14:paraId="3BA6B924" w14:textId="77777777" w:rsidR="00F9382B" w:rsidRPr="00F9382B" w:rsidRDefault="00F9382B" w:rsidP="00F9382B">
      <w:r w:rsidRPr="00F9382B">
        <w:t xml:space="preserve">    data = hwrng.rdseed_raw_bytes(32)   # 32 bytes of raw hardware entropy</w:t>
      </w:r>
    </w:p>
    <w:p w14:paraId="06196F5A" w14:textId="77777777" w:rsidR="00F9382B" w:rsidRPr="00F9382B" w:rsidRDefault="00F9382B" w:rsidP="00F9382B">
      <w:r w:rsidRPr="00F9382B">
        <w:t xml:space="preserve">    print(data.hex())</w:t>
      </w:r>
    </w:p>
    <w:p w14:paraId="18D177EF" w14:textId="77777777" w:rsidR="00F9382B" w:rsidRPr="00F9382B" w:rsidRDefault="00F9382B" w:rsidP="00F9382B">
      <w:r w:rsidRPr="00F9382B">
        <w:t>```</w:t>
      </w:r>
    </w:p>
    <w:p w14:paraId="36F2D40E" w14:textId="77777777" w:rsidR="00F9382B" w:rsidRPr="00F9382B" w:rsidRDefault="00F9382B" w:rsidP="00F9382B"/>
    <w:p w14:paraId="1CBDFAD3" w14:textId="77777777" w:rsidR="00F9382B" w:rsidRPr="00F9382B" w:rsidRDefault="00F9382B" w:rsidP="00F9382B">
      <w:r w:rsidRPr="00F9382B">
        <w:rPr>
          <w:b/>
          <w:bCs/>
        </w:rPr>
        <w:t>## API</w:t>
      </w:r>
    </w:p>
    <w:p w14:paraId="3F4C2D0B" w14:textId="77777777" w:rsidR="00F9382B" w:rsidRPr="00F9382B" w:rsidRDefault="00F9382B" w:rsidP="00F9382B"/>
    <w:p w14:paraId="6868E845" w14:textId="77777777" w:rsidR="00F9382B" w:rsidRPr="00F9382B" w:rsidRDefault="00F9382B" w:rsidP="00F9382B">
      <w:r w:rsidRPr="00F9382B">
        <w:rPr>
          <w:b/>
          <w:bCs/>
        </w:rPr>
        <w:t>### `has_rdseed() -&gt; bool`</w:t>
      </w:r>
    </w:p>
    <w:p w14:paraId="1BA380C7" w14:textId="77777777" w:rsidR="00F9382B" w:rsidRPr="00F9382B" w:rsidRDefault="00F9382B" w:rsidP="00F9382B"/>
    <w:p w14:paraId="6A90005F" w14:textId="77777777" w:rsidR="00F9382B" w:rsidRPr="00F9382B" w:rsidRDefault="00F9382B" w:rsidP="00F9382B">
      <w:r w:rsidRPr="00F9382B">
        <w:t>Returns `True` if the current CPU supports the `RDSEED` instruction.</w:t>
      </w:r>
    </w:p>
    <w:p w14:paraId="316B318D" w14:textId="77777777" w:rsidR="00F9382B" w:rsidRPr="00F9382B" w:rsidRDefault="00F9382B" w:rsidP="00F9382B">
      <w:r w:rsidRPr="00F9382B">
        <w:t>Call this before `rdseed_raw_bytes()` on unknown hardware.</w:t>
      </w:r>
    </w:p>
    <w:p w14:paraId="7858BD6B" w14:textId="77777777" w:rsidR="00F9382B" w:rsidRPr="00F9382B" w:rsidRDefault="00F9382B" w:rsidP="00F9382B"/>
    <w:p w14:paraId="7F67B1D8" w14:textId="77777777" w:rsidR="00F9382B" w:rsidRPr="00F9382B" w:rsidRDefault="00F9382B" w:rsidP="00F9382B">
      <w:r w:rsidRPr="00F9382B">
        <w:rPr>
          <w:b/>
          <w:bCs/>
        </w:rPr>
        <w:t>### `rdseed_raw_bytes(n_bytes, max_retries=100) -&gt; bytes`</w:t>
      </w:r>
    </w:p>
    <w:p w14:paraId="481EB4F6" w14:textId="77777777" w:rsidR="00F9382B" w:rsidRPr="00F9382B" w:rsidRDefault="00F9382B" w:rsidP="00F9382B"/>
    <w:p w14:paraId="5D112731" w14:textId="77777777" w:rsidR="00F9382B" w:rsidRPr="00F9382B" w:rsidRDefault="00F9382B" w:rsidP="00F9382B">
      <w:r w:rsidRPr="00F9382B">
        <w:t>Generates `n_bytes` of raw hardware entropy.</w:t>
      </w:r>
    </w:p>
    <w:p w14:paraId="76197D3B" w14:textId="77777777" w:rsidR="00F9382B" w:rsidRPr="00F9382B" w:rsidRDefault="00F9382B" w:rsidP="00F9382B"/>
    <w:p w14:paraId="4AE638FE" w14:textId="77777777" w:rsidR="00F9382B" w:rsidRPr="00F9382B" w:rsidRDefault="00F9382B" w:rsidP="00F9382B">
      <w:r w:rsidRPr="00F9382B">
        <w:t>- `n_bytes` — positive multiple of 8, maximum 1 MB</w:t>
      </w:r>
    </w:p>
    <w:p w14:paraId="7D254C26" w14:textId="77777777" w:rsidR="00F9382B" w:rsidRPr="00F9382B" w:rsidRDefault="00F9382B" w:rsidP="00F9382B">
      <w:r w:rsidRPr="00F9382B">
        <w:t>- `max_retries` — per-word retry limit (Intel recommends ≥ 10)</w:t>
      </w:r>
    </w:p>
    <w:p w14:paraId="1AE752E1" w14:textId="77777777" w:rsidR="00F9382B" w:rsidRPr="00F9382B" w:rsidRDefault="00F9382B" w:rsidP="00F9382B">
      <w:r w:rsidRPr="00F9382B">
        <w:t>- Output is native little-endian byte order</w:t>
      </w:r>
    </w:p>
    <w:p w14:paraId="37634BFE" w14:textId="77777777" w:rsidR="00F9382B" w:rsidRPr="00F9382B" w:rsidRDefault="00F9382B" w:rsidP="00F9382B"/>
    <w:p w14:paraId="77672956" w14:textId="77777777" w:rsidR="00F9382B" w:rsidRPr="00F9382B" w:rsidRDefault="00F9382B" w:rsidP="00F9382B">
      <w:r w:rsidRPr="00F9382B">
        <w:t>Raises `RuntimeError` if the CPU lacks RDSEED support, or if entropy is</w:t>
      </w:r>
    </w:p>
    <w:p w14:paraId="4BA9AED2" w14:textId="77777777" w:rsidR="00F9382B" w:rsidRPr="00F9382B" w:rsidRDefault="00F9382B" w:rsidP="00F9382B">
      <w:r w:rsidRPr="00F9382B">
        <w:t>exhausted after `max_retries` attempts per word.</w:t>
      </w:r>
    </w:p>
    <w:p w14:paraId="47A47B64" w14:textId="77777777" w:rsidR="00F9382B" w:rsidRPr="00F9382B" w:rsidRDefault="00F9382B" w:rsidP="00F9382B"/>
    <w:p w14:paraId="0C1E81A6" w14:textId="77777777" w:rsidR="00F9382B" w:rsidRPr="00F9382B" w:rsidRDefault="00F9382B" w:rsidP="00F9382B">
      <w:r w:rsidRPr="00F9382B">
        <w:rPr>
          <w:b/>
          <w:bCs/>
        </w:rPr>
        <w:t>## A Note on AMD Zen 5</w:t>
      </w:r>
    </w:p>
    <w:p w14:paraId="09607A60" w14:textId="77777777" w:rsidR="00F9382B" w:rsidRPr="00F9382B" w:rsidRDefault="00F9382B" w:rsidP="00F9382B"/>
    <w:p w14:paraId="554369C6" w14:textId="77777777" w:rsidR="00F9382B" w:rsidRPr="00F9382B" w:rsidRDefault="00F9382B" w:rsidP="00F9382B">
      <w:r w:rsidRPr="00F9382B">
        <w:t>Zen 5 CPUs have a known issue where `RDSEED` can report success with a</w:t>
      </w:r>
    </w:p>
    <w:p w14:paraId="163DB3EA" w14:textId="77777777" w:rsidR="00F9382B" w:rsidRPr="00F9382B" w:rsidRDefault="00F9382B" w:rsidP="00F9382B">
      <w:r w:rsidRPr="00F9382B">
        <w:t>returned value of `0` when the entropy pool is exhausted. This library</w:t>
      </w:r>
    </w:p>
    <w:p w14:paraId="582BC976" w14:textId="77777777" w:rsidR="00F9382B" w:rsidRPr="00F9382B" w:rsidRDefault="00F9382B" w:rsidP="00F9382B">
      <w:r w:rsidRPr="00F9382B">
        <w:lastRenderedPageBreak/>
        <w:t>mitigates the issue by treating a zero result as a failed attempt and</w:t>
      </w:r>
    </w:p>
    <w:p w14:paraId="22DC8936" w14:textId="77777777" w:rsidR="00F9382B" w:rsidRPr="00F9382B" w:rsidRDefault="00F9382B" w:rsidP="00F9382B">
      <w:r w:rsidRPr="00F9382B">
        <w:t>retrying — a genuine all-zero 64-bit value has probability `1 / 2^64`,</w:t>
      </w:r>
    </w:p>
    <w:p w14:paraId="0188B230" w14:textId="77777777" w:rsidR="00F9382B" w:rsidRPr="00F9382B" w:rsidRDefault="00F9382B" w:rsidP="00F9382B">
      <w:r w:rsidRPr="00F9382B">
        <w:t>so this does not meaningfully bias output. A `UserWarning` is raised at</w:t>
      </w:r>
    </w:p>
    <w:p w14:paraId="74289F8B" w14:textId="77777777" w:rsidR="00F9382B" w:rsidRPr="00F9382B" w:rsidRDefault="00F9382B" w:rsidP="00F9382B">
      <w:r w:rsidRPr="00F9382B">
        <w:t>import time on affected hardware; updating CPU microcode (Oct 2025 fix)</w:t>
      </w:r>
    </w:p>
    <w:p w14:paraId="557D9BF8" w14:textId="77777777" w:rsidR="00F9382B" w:rsidRPr="00F9382B" w:rsidRDefault="00F9382B" w:rsidP="00F9382B">
      <w:r w:rsidRPr="00F9382B">
        <w:t>resolves the underlying issue.</w:t>
      </w:r>
    </w:p>
    <w:p w14:paraId="4ED563DE" w14:textId="77777777" w:rsidR="00F9382B" w:rsidRPr="00F9382B" w:rsidRDefault="00F9382B" w:rsidP="00F9382B"/>
    <w:p w14:paraId="6B650F44" w14:textId="77777777" w:rsidR="00F9382B" w:rsidRPr="00F9382B" w:rsidRDefault="00F9382B" w:rsidP="00F9382B">
      <w:r w:rsidRPr="00F9382B">
        <w:rPr>
          <w:b/>
          <w:bCs/>
        </w:rPr>
        <w:t>## Why Not Just Use `os.urandom()`?</w:t>
      </w:r>
    </w:p>
    <w:p w14:paraId="1F0798D2" w14:textId="77777777" w:rsidR="00F9382B" w:rsidRPr="00F9382B" w:rsidRDefault="00F9382B" w:rsidP="00F9382B"/>
    <w:p w14:paraId="017E602C" w14:textId="77777777" w:rsidR="00F9382B" w:rsidRPr="00F9382B" w:rsidRDefault="00F9382B" w:rsidP="00F9382B">
      <w:r w:rsidRPr="00F9382B">
        <w:t>`os.urandom()` is almost always the right choice for application-level</w:t>
      </w:r>
    </w:p>
    <w:p w14:paraId="683C2E15" w14:textId="77777777" w:rsidR="00F9382B" w:rsidRPr="00F9382B" w:rsidRDefault="00F9382B" w:rsidP="00F9382B">
      <w:r w:rsidRPr="00F9382B">
        <w:t>randomness — it goes through the OS CSPRNG, which is well-tested,</w:t>
      </w:r>
    </w:p>
    <w:p w14:paraId="67C0BB03" w14:textId="77777777" w:rsidR="00F9382B" w:rsidRPr="00F9382B" w:rsidRDefault="00F9382B" w:rsidP="00F9382B">
      <w:r w:rsidRPr="00F9382B">
        <w:t>properly mixed, and fast. `hwrng` exists for the narrower case where you</w:t>
      </w:r>
    </w:p>
    <w:p w14:paraId="67D35028" w14:textId="77777777" w:rsidR="00F9382B" w:rsidRPr="00F9382B" w:rsidRDefault="00F9382B" w:rsidP="00F9382B">
      <w:r w:rsidRPr="00F9382B">
        <w:t>specifically need unconditioned hardware entropy itself, rather than a</w:t>
      </w:r>
    </w:p>
    <w:p w14:paraId="30B70837" w14:textId="77777777" w:rsidR="00F9382B" w:rsidRPr="00F9382B" w:rsidRDefault="00F9382B" w:rsidP="00F9382B">
      <w:r w:rsidRPr="00F9382B">
        <w:t>general-purpose secure random source.</w:t>
      </w:r>
    </w:p>
    <w:p w14:paraId="78C2FF38" w14:textId="77777777" w:rsidR="00F9382B" w:rsidRPr="00F9382B" w:rsidRDefault="00F9382B" w:rsidP="00F9382B"/>
    <w:p w14:paraId="6BC5EDFE" w14:textId="77777777" w:rsidR="00F9382B" w:rsidRPr="00F9382B" w:rsidRDefault="00F9382B" w:rsidP="00F9382B">
      <w:r w:rsidRPr="00F9382B">
        <w:rPr>
          <w:b/>
          <w:bCs/>
        </w:rPr>
        <w:t>## License</w:t>
      </w:r>
    </w:p>
    <w:p w14:paraId="234823C9" w14:textId="77777777" w:rsidR="00F9382B" w:rsidRPr="00F9382B" w:rsidRDefault="00F9382B" w:rsidP="00F9382B"/>
    <w:p w14:paraId="219188E6" w14:textId="77777777" w:rsidR="00F9382B" w:rsidRPr="00F9382B" w:rsidRDefault="00F9382B" w:rsidP="00F9382B">
      <w:r w:rsidRPr="00F9382B">
        <w:t>See LICENSE.</w:t>
      </w:r>
    </w:p>
    <w:p w14:paraId="673D9FD7" w14:textId="77777777" w:rsidR="00F9382B" w:rsidRPr="00F9382B" w:rsidRDefault="00F9382B" w:rsidP="00F9382B">
      <w:r w:rsidRPr="00F9382B">
        <w:pict w14:anchorId="745B2DCD">
          <v:rect id="_x0000_i2190" style="width:0;height:1.5pt" o:hralign="center" o:hrstd="t" o:hr="t" fillcolor="#a0a0a0" stroked="f"/>
        </w:pict>
      </w:r>
    </w:p>
    <w:p w14:paraId="4229F577" w14:textId="77777777" w:rsidR="00F9382B" w:rsidRPr="00F9382B" w:rsidRDefault="00F9382B" w:rsidP="00F9382B">
      <w:pPr>
        <w:rPr>
          <w:b/>
          <w:bCs/>
        </w:rPr>
      </w:pPr>
      <w:r w:rsidRPr="00F9382B">
        <w:rPr>
          <w:b/>
          <w:bCs/>
        </w:rPr>
        <w:t>BUILDING.md</w:t>
      </w:r>
    </w:p>
    <w:p w14:paraId="5EBAA175" w14:textId="77777777" w:rsidR="00F9382B" w:rsidRPr="00F9382B" w:rsidRDefault="00F9382B" w:rsidP="00F9382B">
      <w:r w:rsidRPr="00F9382B">
        <w:t>markdown</w:t>
      </w:r>
    </w:p>
    <w:p w14:paraId="38D0ED6E" w14:textId="77777777" w:rsidR="00F9382B" w:rsidRPr="00F9382B" w:rsidRDefault="00F9382B" w:rsidP="00F9382B">
      <w:r w:rsidRPr="00F9382B">
        <w:rPr>
          <w:b/>
          <w:bCs/>
        </w:rPr>
        <w:t># Building hwrng</w:t>
      </w:r>
    </w:p>
    <w:p w14:paraId="42316C54" w14:textId="77777777" w:rsidR="00F9382B" w:rsidRPr="00F9382B" w:rsidRDefault="00F9382B" w:rsidP="00F9382B"/>
    <w:p w14:paraId="7D15A469" w14:textId="77777777" w:rsidR="00F9382B" w:rsidRPr="00F9382B" w:rsidRDefault="00F9382B" w:rsidP="00F9382B">
      <w:r w:rsidRPr="00F9382B">
        <w:rPr>
          <w:b/>
          <w:bCs/>
        </w:rPr>
        <w:t>## Requirements</w:t>
      </w:r>
    </w:p>
    <w:p w14:paraId="42513E70" w14:textId="77777777" w:rsidR="00F9382B" w:rsidRPr="00F9382B" w:rsidRDefault="00F9382B" w:rsidP="00F9382B"/>
    <w:p w14:paraId="41D536EA" w14:textId="77777777" w:rsidR="00F9382B" w:rsidRPr="00F9382B" w:rsidRDefault="00F9382B" w:rsidP="00F9382B">
      <w:r w:rsidRPr="00F9382B">
        <w:t>- Python 3.14+</w:t>
      </w:r>
    </w:p>
    <w:p w14:paraId="2BA87BE3" w14:textId="77777777" w:rsidR="00F9382B" w:rsidRPr="00F9382B" w:rsidRDefault="00F9382B" w:rsidP="00F9382B">
      <w:r w:rsidRPr="00F9382B">
        <w:t>- x86_64 CPU with RDSEED support (Intel Broadwell 2014+ / AMD Zen+)</w:t>
      </w:r>
    </w:p>
    <w:p w14:paraId="79A574E0" w14:textId="77777777" w:rsidR="00F9382B" w:rsidRPr="00F9382B" w:rsidRDefault="00F9382B" w:rsidP="00F9382B">
      <w:r w:rsidRPr="00F9382B">
        <w:t>- C compiler (GCC 4.9+, Clang 3.5+, or MSVC 2019+)</w:t>
      </w:r>
    </w:p>
    <w:p w14:paraId="5B81A52B" w14:textId="77777777" w:rsidR="00F9382B" w:rsidRPr="00F9382B" w:rsidRDefault="00F9382B" w:rsidP="00F9382B"/>
    <w:p w14:paraId="17AA3CC3" w14:textId="77777777" w:rsidR="00F9382B" w:rsidRPr="00F9382B" w:rsidRDefault="00F9382B" w:rsidP="00F9382B">
      <w:r w:rsidRPr="00F9382B">
        <w:t>---</w:t>
      </w:r>
    </w:p>
    <w:p w14:paraId="78E9CC05" w14:textId="77777777" w:rsidR="00F9382B" w:rsidRPr="00F9382B" w:rsidRDefault="00F9382B" w:rsidP="00F9382B"/>
    <w:p w14:paraId="3C44CB16" w14:textId="77777777" w:rsidR="00F9382B" w:rsidRPr="00F9382B" w:rsidRDefault="00F9382B" w:rsidP="00F9382B">
      <w:r w:rsidRPr="00F9382B">
        <w:rPr>
          <w:b/>
          <w:bCs/>
        </w:rPr>
        <w:t>## Vanilla Windows / Linux / macOS</w:t>
      </w:r>
    </w:p>
    <w:p w14:paraId="362FDACB" w14:textId="77777777" w:rsidR="00F9382B" w:rsidRPr="00F9382B" w:rsidRDefault="00F9382B" w:rsidP="00F9382B"/>
    <w:p w14:paraId="64E96261" w14:textId="77777777" w:rsidR="00F9382B" w:rsidRPr="00F9382B" w:rsidRDefault="00F9382B" w:rsidP="00F9382B">
      <w:r w:rsidRPr="00F9382B">
        <w:t>Standard pip install — pulls meson, ninja, meson-python from PyPI automatically:</w:t>
      </w:r>
    </w:p>
    <w:p w14:paraId="68700BC3" w14:textId="77777777" w:rsidR="00F9382B" w:rsidRPr="00F9382B" w:rsidRDefault="00F9382B" w:rsidP="00F9382B"/>
    <w:p w14:paraId="2D802097" w14:textId="77777777" w:rsidR="00F9382B" w:rsidRPr="00F9382B" w:rsidRDefault="00F9382B" w:rsidP="00F9382B">
      <w:r w:rsidRPr="00F9382B">
        <w:t>```bash</w:t>
      </w:r>
    </w:p>
    <w:p w14:paraId="276F1826" w14:textId="77777777" w:rsidR="00F9382B" w:rsidRPr="00F9382B" w:rsidRDefault="00F9382B" w:rsidP="00F9382B">
      <w:r w:rsidRPr="00F9382B">
        <w:lastRenderedPageBreak/>
        <w:t>pip install .</w:t>
      </w:r>
    </w:p>
    <w:p w14:paraId="6BFE34BB" w14:textId="77777777" w:rsidR="00F9382B" w:rsidRPr="00F9382B" w:rsidRDefault="00F9382B" w:rsidP="00F9382B">
      <w:r w:rsidRPr="00F9382B">
        <w:t>```</w:t>
      </w:r>
    </w:p>
    <w:p w14:paraId="1239DC5A" w14:textId="77777777" w:rsidR="00F9382B" w:rsidRPr="00F9382B" w:rsidRDefault="00F9382B" w:rsidP="00F9382B"/>
    <w:p w14:paraId="50C72A42" w14:textId="77777777" w:rsidR="00F9382B" w:rsidRPr="00F9382B" w:rsidRDefault="00F9382B" w:rsidP="00F9382B">
      <w:r w:rsidRPr="00F9382B">
        <w:t>---</w:t>
      </w:r>
    </w:p>
    <w:p w14:paraId="03ACFD59" w14:textId="77777777" w:rsidR="00F9382B" w:rsidRPr="00F9382B" w:rsidRDefault="00F9382B" w:rsidP="00F9382B"/>
    <w:p w14:paraId="1E7FEADE" w14:textId="77777777" w:rsidR="00F9382B" w:rsidRPr="00F9382B" w:rsidRDefault="00F9382B" w:rsidP="00F9382B">
      <w:r w:rsidRPr="00F9382B">
        <w:rPr>
          <w:b/>
          <w:bCs/>
        </w:rPr>
        <w:t>## MSYS2 (ucrt64)</w:t>
      </w:r>
    </w:p>
    <w:p w14:paraId="2C620E95" w14:textId="77777777" w:rsidR="00F9382B" w:rsidRPr="00F9382B" w:rsidRDefault="00F9382B" w:rsidP="00F9382B"/>
    <w:p w14:paraId="48D62BFE" w14:textId="77777777" w:rsidR="00F9382B" w:rsidRPr="00F9382B" w:rsidRDefault="00F9382B" w:rsidP="00F9382B">
      <w:r w:rsidRPr="00F9382B">
        <w:rPr>
          <w:b/>
          <w:bCs/>
        </w:rPr>
        <w:t>### Background</w:t>
      </w:r>
    </w:p>
    <w:p w14:paraId="5B627C26" w14:textId="77777777" w:rsidR="00F9382B" w:rsidRPr="00F9382B" w:rsidRDefault="00F9382B" w:rsidP="00F9382B"/>
    <w:p w14:paraId="6C41A594" w14:textId="77777777" w:rsidR="00F9382B" w:rsidRPr="00F9382B" w:rsidRDefault="00F9382B" w:rsidP="00F9382B">
      <w:r w:rsidRPr="00F9382B">
        <w:t>PyPI's `ninja` wheel is built and linked against the standard Windows CRT.</w:t>
      </w:r>
    </w:p>
    <w:p w14:paraId="2D7A0E8F" w14:textId="77777777" w:rsidR="00F9382B" w:rsidRPr="00F9382B" w:rsidRDefault="00F9382B" w:rsidP="00F9382B">
      <w:r w:rsidRPr="00F9382B">
        <w:t>Inside MSYS2's UCRT64 environment, this binary either fails outright or</w:t>
      </w:r>
    </w:p>
    <w:p w14:paraId="3E8D5E17" w14:textId="77777777" w:rsidR="00F9382B" w:rsidRPr="00F9382B" w:rsidRDefault="00F9382B" w:rsidP="00F9382B">
      <w:r w:rsidRPr="00F9382B">
        <w:t>triggers a from-source rebuild that can fail depending on the local</w:t>
      </w:r>
    </w:p>
    <w:p w14:paraId="505F5F89" w14:textId="77777777" w:rsidR="00F9382B" w:rsidRPr="00F9382B" w:rsidRDefault="00F9382B" w:rsidP="00F9382B">
      <w:r w:rsidRPr="00F9382B">
        <w:t>toolchain — it is not the correct binary for this environment regardless.</w:t>
      </w:r>
    </w:p>
    <w:p w14:paraId="75E0FA09" w14:textId="77777777" w:rsidR="00F9382B" w:rsidRPr="00F9382B" w:rsidRDefault="00F9382B" w:rsidP="00F9382B"/>
    <w:p w14:paraId="52E5215B" w14:textId="77777777" w:rsidR="00F9382B" w:rsidRPr="00F9382B" w:rsidRDefault="00F9382B" w:rsidP="00F9382B">
      <w:r w:rsidRPr="00F9382B">
        <w:t>The reliable fix is to use a Ninja that is natively built against the</w:t>
      </w:r>
    </w:p>
    <w:p w14:paraId="3B3D8417" w14:textId="77777777" w:rsidR="00F9382B" w:rsidRPr="00F9382B" w:rsidRDefault="00F9382B" w:rsidP="00F9382B">
      <w:r w:rsidRPr="00F9382B">
        <w:t>UCRT64 toolchain, and to make sure Meson's Python detection points at</w:t>
      </w:r>
    </w:p>
    <w:p w14:paraId="42012CA3" w14:textId="77777777" w:rsidR="00F9382B" w:rsidRPr="00F9382B" w:rsidRDefault="00F9382B" w:rsidP="00F9382B">
      <w:r w:rsidRPr="00F9382B">
        <w:t>the MSYS2 Python venv rather than any Windows Python that might also be</w:t>
      </w:r>
    </w:p>
    <w:p w14:paraId="421A5197" w14:textId="77777777" w:rsidR="00F9382B" w:rsidRPr="00F9382B" w:rsidRDefault="00F9382B" w:rsidP="00F9382B">
      <w:r w:rsidRPr="00F9382B">
        <w:t>on PATH.</w:t>
      </w:r>
    </w:p>
    <w:p w14:paraId="06B8E8AC" w14:textId="77777777" w:rsidR="00F9382B" w:rsidRPr="00F9382B" w:rsidRDefault="00F9382B" w:rsidP="00F9382B"/>
    <w:p w14:paraId="7EC2C7A7" w14:textId="77777777" w:rsidR="00F9382B" w:rsidRPr="00F9382B" w:rsidRDefault="00F9382B" w:rsidP="00F9382B">
      <w:r w:rsidRPr="00F9382B">
        <w:t>There are two ways to get a UCRT64-correct Ninja: install it via pacman,</w:t>
      </w:r>
    </w:p>
    <w:p w14:paraId="11724237" w14:textId="77777777" w:rsidR="00F9382B" w:rsidRPr="00F9382B" w:rsidRDefault="00F9382B" w:rsidP="00F9382B">
      <w:r w:rsidRPr="00F9382B">
        <w:t>or build it from source yourself. Both are documented below — pacman is</w:t>
      </w:r>
    </w:p>
    <w:p w14:paraId="6762E4DC" w14:textId="77777777" w:rsidR="00F9382B" w:rsidRPr="00F9382B" w:rsidRDefault="00F9382B" w:rsidP="00F9382B">
      <w:r w:rsidRPr="00F9382B">
        <w:t>the fast path, building from source is useful if you want full control</w:t>
      </w:r>
    </w:p>
    <w:p w14:paraId="57F2C48E" w14:textId="77777777" w:rsidR="00F9382B" w:rsidRPr="00F9382B" w:rsidRDefault="00F9382B" w:rsidP="00F9382B">
      <w:r w:rsidRPr="00F9382B">
        <w:t>or hit a pacman package issue.</w:t>
      </w:r>
    </w:p>
    <w:p w14:paraId="176B665D" w14:textId="77777777" w:rsidR="00F9382B" w:rsidRPr="00F9382B" w:rsidRDefault="00F9382B" w:rsidP="00F9382B"/>
    <w:p w14:paraId="0E42AB0C" w14:textId="77777777" w:rsidR="00F9382B" w:rsidRPr="00F9382B" w:rsidRDefault="00F9382B" w:rsidP="00F9382B">
      <w:r w:rsidRPr="00F9382B">
        <w:rPr>
          <w:b/>
          <w:bCs/>
        </w:rPr>
        <w:t>### Step 1 — Create and activate an MSYS2-native Python venv</w:t>
      </w:r>
    </w:p>
    <w:p w14:paraId="2EA893BF" w14:textId="77777777" w:rsidR="00F9382B" w:rsidRPr="00F9382B" w:rsidRDefault="00F9382B" w:rsidP="00F9382B"/>
    <w:p w14:paraId="1438DC8F" w14:textId="77777777" w:rsidR="00F9382B" w:rsidRPr="00F9382B" w:rsidRDefault="00F9382B" w:rsidP="00F9382B">
      <w:r w:rsidRPr="00F9382B">
        <w:t>This must be a venv created using MSYS2's own Python</w:t>
      </w:r>
    </w:p>
    <w:p w14:paraId="64720914" w14:textId="77777777" w:rsidR="00F9382B" w:rsidRPr="00F9382B" w:rsidRDefault="00F9382B" w:rsidP="00F9382B">
      <w:r w:rsidRPr="00F9382B">
        <w:t>(`/ucrt64/bin/python`), not a Windows Python interpreter. Mixing the two</w:t>
      </w:r>
    </w:p>
    <w:p w14:paraId="05D327C6" w14:textId="77777777" w:rsidR="00F9382B" w:rsidRPr="00F9382B" w:rsidRDefault="00F9382B" w:rsidP="00F9382B">
      <w:r w:rsidRPr="00F9382B">
        <w:t>is what causes `meson.build`'s Python detection to silently pick up the</w:t>
      </w:r>
    </w:p>
    <w:p w14:paraId="10A992CD" w14:textId="77777777" w:rsidR="00F9382B" w:rsidRPr="00F9382B" w:rsidRDefault="00F9382B" w:rsidP="00F9382B">
      <w:r w:rsidRPr="00F9382B">
        <w:t>wrong interpreter and produce a broken build.</w:t>
      </w:r>
    </w:p>
    <w:p w14:paraId="54717AF8" w14:textId="77777777" w:rsidR="00F9382B" w:rsidRPr="00F9382B" w:rsidRDefault="00F9382B" w:rsidP="00F9382B"/>
    <w:p w14:paraId="20875449" w14:textId="77777777" w:rsidR="00F9382B" w:rsidRPr="00F9382B" w:rsidRDefault="00F9382B" w:rsidP="00F9382B">
      <w:r w:rsidRPr="00F9382B">
        <w:t>```bash</w:t>
      </w:r>
    </w:p>
    <w:p w14:paraId="02B94658" w14:textId="77777777" w:rsidR="00F9382B" w:rsidRPr="00F9382B" w:rsidRDefault="00F9382B" w:rsidP="00F9382B">
      <w:r w:rsidRPr="00F9382B">
        <w:t># from an MSYS2 UCRT64 shell — not a plain MSYS2 or MINGW32 shell</w:t>
      </w:r>
    </w:p>
    <w:p w14:paraId="18CC5EEF" w14:textId="77777777" w:rsidR="00F9382B" w:rsidRPr="00F9382B" w:rsidRDefault="00F9382B" w:rsidP="00F9382B">
      <w:r w:rsidRPr="00F9382B">
        <w:t>python -m venv ~/venv-ucrt64</w:t>
      </w:r>
    </w:p>
    <w:p w14:paraId="7362BCCF" w14:textId="77777777" w:rsidR="00F9382B" w:rsidRPr="00F9382B" w:rsidRDefault="00F9382B" w:rsidP="00F9382B">
      <w:r w:rsidRPr="00F9382B">
        <w:t>source ~/venv-ucrt64/bin/activate</w:t>
      </w:r>
    </w:p>
    <w:p w14:paraId="2DF234B5" w14:textId="77777777" w:rsidR="00F9382B" w:rsidRPr="00F9382B" w:rsidRDefault="00F9382B" w:rsidP="00F9382B">
      <w:r w:rsidRPr="00F9382B">
        <w:lastRenderedPageBreak/>
        <w:t>```</w:t>
      </w:r>
    </w:p>
    <w:p w14:paraId="3FDCBF9F" w14:textId="77777777" w:rsidR="00F9382B" w:rsidRPr="00F9382B" w:rsidRDefault="00F9382B" w:rsidP="00F9382B"/>
    <w:p w14:paraId="12B015A0" w14:textId="77777777" w:rsidR="00F9382B" w:rsidRPr="00F9382B" w:rsidRDefault="00F9382B" w:rsidP="00F9382B">
      <w:r w:rsidRPr="00F9382B">
        <w:t>Verify you're in the right environment before continuing:</w:t>
      </w:r>
    </w:p>
    <w:p w14:paraId="083A4CF5" w14:textId="77777777" w:rsidR="00F9382B" w:rsidRPr="00F9382B" w:rsidRDefault="00F9382B" w:rsidP="00F9382B"/>
    <w:p w14:paraId="3FA6FE76" w14:textId="77777777" w:rsidR="00F9382B" w:rsidRPr="00F9382B" w:rsidRDefault="00F9382B" w:rsidP="00F9382B">
      <w:r w:rsidRPr="00F9382B">
        <w:t>```bash</w:t>
      </w:r>
    </w:p>
    <w:p w14:paraId="047CDC32" w14:textId="77777777" w:rsidR="00F9382B" w:rsidRPr="00F9382B" w:rsidRDefault="00F9382B" w:rsidP="00F9382B">
      <w:r w:rsidRPr="00F9382B">
        <w:t>which python</w:t>
      </w:r>
    </w:p>
    <w:p w14:paraId="45183026" w14:textId="77777777" w:rsidR="00F9382B" w:rsidRPr="00F9382B" w:rsidRDefault="00F9382B" w:rsidP="00F9382B">
      <w:r w:rsidRPr="00F9382B">
        <w:t>python -c "import sys; print(sys.prefix)"</w:t>
      </w:r>
    </w:p>
    <w:p w14:paraId="4BFBEE4E" w14:textId="77777777" w:rsidR="00F9382B" w:rsidRPr="00F9382B" w:rsidRDefault="00F9382B" w:rsidP="00F9382B">
      <w:r w:rsidRPr="00F9382B">
        <w:t>```</w:t>
      </w:r>
    </w:p>
    <w:p w14:paraId="1AF211A3" w14:textId="77777777" w:rsidR="00F9382B" w:rsidRPr="00F9382B" w:rsidRDefault="00F9382B" w:rsidP="00F9382B"/>
    <w:p w14:paraId="539B51E3" w14:textId="77777777" w:rsidR="00F9382B" w:rsidRPr="00F9382B" w:rsidRDefault="00F9382B" w:rsidP="00F9382B">
      <w:r w:rsidRPr="00F9382B">
        <w:t>`which python` should resolve to `~/venv-ucrt64/bin/python`, and</w:t>
      </w:r>
    </w:p>
    <w:p w14:paraId="08A149BC" w14:textId="77777777" w:rsidR="00F9382B" w:rsidRPr="00F9382B" w:rsidRDefault="00F9382B" w:rsidP="00F9382B">
      <w:r w:rsidRPr="00F9382B">
        <w:t>`sys.prefix` should point inside that same venv directory — not</w:t>
      </w:r>
    </w:p>
    <w:p w14:paraId="2E9663BA" w14:textId="77777777" w:rsidR="00F9382B" w:rsidRPr="00F9382B" w:rsidRDefault="00F9382B" w:rsidP="00F9382B">
      <w:r w:rsidRPr="00F9382B">
        <w:t>anywhere under `/c/Users/.../AppData/Local/Programs/Python` or similar.</w:t>
      </w:r>
    </w:p>
    <w:p w14:paraId="5A7C9369" w14:textId="77777777" w:rsidR="00F9382B" w:rsidRPr="00F9382B" w:rsidRDefault="00F9382B" w:rsidP="00F9382B"/>
    <w:p w14:paraId="78300FDD" w14:textId="77777777" w:rsidR="00F9382B" w:rsidRPr="00F9382B" w:rsidRDefault="00F9382B" w:rsidP="00F9382B">
      <w:r w:rsidRPr="00F9382B">
        <w:rPr>
          <w:b/>
          <w:bCs/>
        </w:rPr>
        <w:t>### Step 2 — Get a UCRT64-native Ninja</w:t>
      </w:r>
    </w:p>
    <w:p w14:paraId="66DD80A0" w14:textId="77777777" w:rsidR="00F9382B" w:rsidRPr="00F9382B" w:rsidRDefault="00F9382B" w:rsidP="00F9382B"/>
    <w:p w14:paraId="5A9C7754" w14:textId="77777777" w:rsidR="00F9382B" w:rsidRPr="00F9382B" w:rsidRDefault="00F9382B" w:rsidP="00F9382B">
      <w:r w:rsidRPr="00F9382B">
        <w:t>**Option A — pacman (fastest):**</w:t>
      </w:r>
    </w:p>
    <w:p w14:paraId="3F9ABF5C" w14:textId="77777777" w:rsidR="00F9382B" w:rsidRPr="00F9382B" w:rsidRDefault="00F9382B" w:rsidP="00F9382B"/>
    <w:p w14:paraId="2EAC1134" w14:textId="77777777" w:rsidR="00F9382B" w:rsidRPr="00F9382B" w:rsidRDefault="00F9382B" w:rsidP="00F9382B">
      <w:r w:rsidRPr="00F9382B">
        <w:t>```bash</w:t>
      </w:r>
    </w:p>
    <w:p w14:paraId="1A1CB722" w14:textId="77777777" w:rsidR="00F9382B" w:rsidRPr="00F9382B" w:rsidRDefault="00F9382B" w:rsidP="00F9382B">
      <w:r w:rsidRPr="00F9382B">
        <w:t>pacman -S mingw-w64-ucrt-x86_64-ninja</w:t>
      </w:r>
    </w:p>
    <w:p w14:paraId="5AAA5284" w14:textId="77777777" w:rsidR="00F9382B" w:rsidRPr="00F9382B" w:rsidRDefault="00F9382B" w:rsidP="00F9382B">
      <w:r w:rsidRPr="00F9382B">
        <w:t>```</w:t>
      </w:r>
    </w:p>
    <w:p w14:paraId="532C7083" w14:textId="77777777" w:rsidR="00F9382B" w:rsidRPr="00F9382B" w:rsidRDefault="00F9382B" w:rsidP="00F9382B"/>
    <w:p w14:paraId="6AE53445" w14:textId="77777777" w:rsidR="00F9382B" w:rsidRPr="00F9382B" w:rsidRDefault="00F9382B" w:rsidP="00F9382B">
      <w:r w:rsidRPr="00F9382B">
        <w:t>**Option B — build Ninja from source (verified working as of GCC 16.1.0 / Ninja 1.13.0):**</w:t>
      </w:r>
    </w:p>
    <w:p w14:paraId="76131D5F" w14:textId="77777777" w:rsidR="00F9382B" w:rsidRPr="00F9382B" w:rsidRDefault="00F9382B" w:rsidP="00F9382B"/>
    <w:p w14:paraId="565AAB57" w14:textId="77777777" w:rsidR="00F9382B" w:rsidRPr="00F9382B" w:rsidRDefault="00F9382B" w:rsidP="00F9382B">
      <w:r w:rsidRPr="00F9382B">
        <w:t>Download the `ninja` PyPI sdist and extract it, or clone the</w:t>
      </w:r>
    </w:p>
    <w:p w14:paraId="6F6BFCBF" w14:textId="77777777" w:rsidR="00F9382B" w:rsidRPr="00F9382B" w:rsidRDefault="00F9382B" w:rsidP="00F9382B">
      <w:r w:rsidRPr="00F9382B">
        <w:t>scikit-build/ninja-python-distributions repo with submodules. Either way</w:t>
      </w:r>
    </w:p>
    <w:p w14:paraId="1CCC2AEB" w14:textId="77777777" w:rsidR="00F9382B" w:rsidRPr="00F9382B" w:rsidRDefault="00F9382B" w:rsidP="00F9382B">
      <w:r w:rsidRPr="00F9382B">
        <w:t>you need the bundled `ninja-upstream/` source tree.</w:t>
      </w:r>
    </w:p>
    <w:p w14:paraId="5F9732D7" w14:textId="77777777" w:rsidR="00F9382B" w:rsidRPr="00F9382B" w:rsidRDefault="00F9382B" w:rsidP="00F9382B"/>
    <w:p w14:paraId="46864828" w14:textId="77777777" w:rsidR="00F9382B" w:rsidRPr="00F9382B" w:rsidRDefault="00F9382B" w:rsidP="00F9382B">
      <w:r w:rsidRPr="00F9382B">
        <w:t>```bash</w:t>
      </w:r>
    </w:p>
    <w:p w14:paraId="288B0F82" w14:textId="77777777" w:rsidR="00F9382B" w:rsidRPr="00F9382B" w:rsidRDefault="00F9382B" w:rsidP="00F9382B">
      <w:r w:rsidRPr="00F9382B">
        <w:t># from the MSYS2 UCRT64 shell — confirm the right gcc is on PATH first</w:t>
      </w:r>
    </w:p>
    <w:p w14:paraId="79DEB40E" w14:textId="77777777" w:rsidR="00F9382B" w:rsidRPr="00F9382B" w:rsidRDefault="00F9382B" w:rsidP="00F9382B">
      <w:r w:rsidRPr="00F9382B">
        <w:t>which gcc</w:t>
      </w:r>
    </w:p>
    <w:p w14:paraId="6FAE8860" w14:textId="77777777" w:rsidR="00F9382B" w:rsidRPr="00F9382B" w:rsidRDefault="00F9382B" w:rsidP="00F9382B">
      <w:r w:rsidRPr="00F9382B">
        <w:t>gcc --version</w:t>
      </w:r>
    </w:p>
    <w:p w14:paraId="15B2BE7E" w14:textId="77777777" w:rsidR="00F9382B" w:rsidRPr="00F9382B" w:rsidRDefault="00F9382B" w:rsidP="00F9382B">
      <w:r w:rsidRPr="00F9382B">
        <w:t># should resolve to /ucrt64/bin/gcc</w:t>
      </w:r>
    </w:p>
    <w:p w14:paraId="0542A5BE" w14:textId="77777777" w:rsidR="00F9382B" w:rsidRPr="00F9382B" w:rsidRDefault="00F9382B" w:rsidP="00F9382B"/>
    <w:p w14:paraId="68DD25D0" w14:textId="77777777" w:rsidR="00F9382B" w:rsidRPr="00F9382B" w:rsidRDefault="00F9382B" w:rsidP="00F9382B">
      <w:r w:rsidRPr="00F9382B">
        <w:t>cd path/to/ninja-1.13.0/ninja-upstream</w:t>
      </w:r>
    </w:p>
    <w:p w14:paraId="07009AD2" w14:textId="77777777" w:rsidR="00F9382B" w:rsidRPr="00F9382B" w:rsidRDefault="00F9382B" w:rsidP="00F9382B">
      <w:r w:rsidRPr="00F9382B">
        <w:t>cmake -B build -G "MSYS Makefiles"</w:t>
      </w:r>
    </w:p>
    <w:p w14:paraId="3D40203D" w14:textId="77777777" w:rsidR="00F9382B" w:rsidRPr="00F9382B" w:rsidRDefault="00F9382B" w:rsidP="00F9382B">
      <w:r w:rsidRPr="00F9382B">
        <w:lastRenderedPageBreak/>
        <w:t>cmake --build build --target ninja</w:t>
      </w:r>
    </w:p>
    <w:p w14:paraId="6021959B" w14:textId="77777777" w:rsidR="00F9382B" w:rsidRPr="00F9382B" w:rsidRDefault="00F9382B" w:rsidP="00F9382B">
      <w:r w:rsidRPr="00F9382B">
        <w:t>```</w:t>
      </w:r>
    </w:p>
    <w:p w14:paraId="03754629" w14:textId="77777777" w:rsidR="00F9382B" w:rsidRPr="00F9382B" w:rsidRDefault="00F9382B" w:rsidP="00F9382B"/>
    <w:p w14:paraId="4511471F" w14:textId="77777777" w:rsidR="00F9382B" w:rsidRPr="00F9382B" w:rsidRDefault="00F9382B" w:rsidP="00F9382B">
      <w:r w:rsidRPr="00F9382B">
        <w:t>Note: build only the `ninja` target, not the default `all` target. The</w:t>
      </w:r>
    </w:p>
    <w:p w14:paraId="42E23AE4" w14:textId="77777777" w:rsidR="00F9382B" w:rsidRPr="00F9382B" w:rsidRDefault="00F9382B" w:rsidP="00F9382B">
      <w:r w:rsidRPr="00F9382B">
        <w:t>full build (including `ninja_test`) currently fails on recent GCC/UCRT</w:t>
      </w:r>
    </w:p>
    <w:p w14:paraId="7BFA135E" w14:textId="77777777" w:rsidR="00F9382B" w:rsidRPr="00F9382B" w:rsidRDefault="00F9382B" w:rsidP="00F9382B">
      <w:r w:rsidRPr="00F9382B">
        <w:t>combinations due to an upstream `mkdtemp` redeclaration ambiguity in</w:t>
      </w:r>
    </w:p>
    <w:p w14:paraId="43C5F57C" w14:textId="77777777" w:rsidR="00F9382B" w:rsidRPr="00F9382B" w:rsidRDefault="00F9382B" w:rsidP="00F9382B">
      <w:r w:rsidRPr="00F9382B">
        <w:t>`src/test.cc` — Ninja's own MinGW-compatibility shim conflicts with a</w:t>
      </w:r>
    </w:p>
    <w:p w14:paraId="1C676519" w14:textId="77777777" w:rsidR="00F9382B" w:rsidRPr="00F9382B" w:rsidRDefault="00F9382B" w:rsidP="00F9382B">
      <w:r w:rsidRPr="00F9382B">
        <w:t>`mkdtemp()` that newer UCRT headers now declare natively. This does not</w:t>
      </w:r>
    </w:p>
    <w:p w14:paraId="459E3BC2" w14:textId="77777777" w:rsidR="00F9382B" w:rsidRPr="00F9382B" w:rsidRDefault="00F9382B" w:rsidP="00F9382B">
      <w:r w:rsidRPr="00F9382B">
        <w:t>affect the actual `ninja.exe` binary, only the test suite. The active</w:t>
      </w:r>
    </w:p>
    <w:p w14:paraId="62676CD9" w14:textId="77777777" w:rsidR="00F9382B" w:rsidRPr="00F9382B" w:rsidRDefault="00F9382B" w:rsidP="00F9382B">
      <w:r w:rsidRPr="00F9382B">
        <w:t>Python venv has no bearing on this build, since Ninja's own CMakeLists.txt</w:t>
      </w:r>
    </w:p>
    <w:p w14:paraId="34C7A5D6" w14:textId="77777777" w:rsidR="00F9382B" w:rsidRPr="00F9382B" w:rsidRDefault="00F9382B" w:rsidP="00F9382B">
      <w:r w:rsidRPr="00F9382B">
        <w:t>does not invoke Python at all.</w:t>
      </w:r>
    </w:p>
    <w:p w14:paraId="6A31D6E2" w14:textId="77777777" w:rsidR="00F9382B" w:rsidRPr="00F9382B" w:rsidRDefault="00F9382B" w:rsidP="00F9382B"/>
    <w:p w14:paraId="150D9BA2" w14:textId="77777777" w:rsidR="00F9382B" w:rsidRPr="00F9382B" w:rsidRDefault="00F9382B" w:rsidP="00F9382B">
      <w:r w:rsidRPr="00F9382B">
        <w:t>Verify the result is genuinely UCRT64-linked:</w:t>
      </w:r>
    </w:p>
    <w:p w14:paraId="46184F2C" w14:textId="77777777" w:rsidR="00F9382B" w:rsidRPr="00F9382B" w:rsidRDefault="00F9382B" w:rsidP="00F9382B"/>
    <w:p w14:paraId="2DA2231A" w14:textId="77777777" w:rsidR="00F9382B" w:rsidRPr="00F9382B" w:rsidRDefault="00F9382B" w:rsidP="00F9382B">
      <w:r w:rsidRPr="00F9382B">
        <w:t>```bash</w:t>
      </w:r>
    </w:p>
    <w:p w14:paraId="4029674D" w14:textId="77777777" w:rsidR="00F9382B" w:rsidRPr="00F9382B" w:rsidRDefault="00F9382B" w:rsidP="00F9382B">
      <w:r w:rsidRPr="00F9382B">
        <w:t>ldd build/ninja.exe</w:t>
      </w:r>
    </w:p>
    <w:p w14:paraId="0F6CBA0F" w14:textId="77777777" w:rsidR="00F9382B" w:rsidRPr="00F9382B" w:rsidRDefault="00F9382B" w:rsidP="00F9382B">
      <w:r w:rsidRPr="00F9382B">
        <w:t>./build/ninja.exe --version</w:t>
      </w:r>
    </w:p>
    <w:p w14:paraId="592A970E" w14:textId="77777777" w:rsidR="00F9382B" w:rsidRPr="00F9382B" w:rsidRDefault="00F9382B" w:rsidP="00F9382B">
      <w:r w:rsidRPr="00F9382B">
        <w:t>```</w:t>
      </w:r>
    </w:p>
    <w:p w14:paraId="51F1EA79" w14:textId="77777777" w:rsidR="00F9382B" w:rsidRPr="00F9382B" w:rsidRDefault="00F9382B" w:rsidP="00F9382B"/>
    <w:p w14:paraId="48BCFD7F" w14:textId="77777777" w:rsidR="00F9382B" w:rsidRPr="00F9382B" w:rsidRDefault="00F9382B" w:rsidP="00F9382B">
      <w:r w:rsidRPr="00F9382B">
        <w:t>You should see `libgcc_s_seh-1.dll`, `libwinpthread-1.dll`, and</w:t>
      </w:r>
    </w:p>
    <w:p w14:paraId="1555CD4D" w14:textId="77777777" w:rsidR="00F9382B" w:rsidRPr="00F9382B" w:rsidRDefault="00F9382B" w:rsidP="00F9382B">
      <w:r w:rsidRPr="00F9382B">
        <w:t>`libstdc++-6.dll` resolving from `/ucrt64/bin/`. Lines pointing to</w:t>
      </w:r>
    </w:p>
    <w:p w14:paraId="17B1C67C" w14:textId="77777777" w:rsidR="00F9382B" w:rsidRPr="00F9382B" w:rsidRDefault="00F9382B" w:rsidP="00F9382B">
      <w:r w:rsidRPr="00F9382B">
        <w:t>`C:/WINDOWS/System32/` (`ntdll.dll`, `KERNEL32.DLL`, `ucrtbase.dll`)</w:t>
      </w:r>
    </w:p>
    <w:p w14:paraId="1A184FC7" w14:textId="77777777" w:rsidR="00F9382B" w:rsidRPr="00F9382B" w:rsidRDefault="00F9382B" w:rsidP="00F9382B">
      <w:r w:rsidRPr="00F9382B">
        <w:t>are expected and correct — UCRT itself is a Windows OS component since</w:t>
      </w:r>
    </w:p>
    <w:p w14:paraId="31B938C5" w14:textId="77777777" w:rsidR="00F9382B" w:rsidRPr="00F9382B" w:rsidRDefault="00F9382B" w:rsidP="00F9382B">
      <w:r w:rsidRPr="00F9382B">
        <w:t>Windows 10, not something MSYS2 bundles separately. What matters is the</w:t>
      </w:r>
    </w:p>
    <w:p w14:paraId="29C3AF3D" w14:textId="77777777" w:rsidR="00F9382B" w:rsidRPr="00F9382B" w:rsidRDefault="00F9382B" w:rsidP="00F9382B">
      <w:r w:rsidRPr="00F9382B">
        <w:t>*absence* of `msvcrt.dll`, which would indicate a non-UCRT (mingw64</w:t>
      </w:r>
    </w:p>
    <w:p w14:paraId="5326908C" w14:textId="77777777" w:rsidR="00F9382B" w:rsidRPr="00F9382B" w:rsidRDefault="00F9382B" w:rsidP="00F9382B">
      <w:r w:rsidRPr="00F9382B">
        <w:t>-style) build.</w:t>
      </w:r>
    </w:p>
    <w:p w14:paraId="09843F74" w14:textId="77777777" w:rsidR="00F9382B" w:rsidRPr="00F9382B" w:rsidRDefault="00F9382B" w:rsidP="00F9382B"/>
    <w:p w14:paraId="3182EA88" w14:textId="77777777" w:rsidR="00F9382B" w:rsidRPr="00F9382B" w:rsidRDefault="00F9382B" w:rsidP="00F9382B">
      <w:r w:rsidRPr="00F9382B">
        <w:t>Make this build available on PATH, either by copying it or referencing</w:t>
      </w:r>
    </w:p>
    <w:p w14:paraId="066C2F63" w14:textId="77777777" w:rsidR="00F9382B" w:rsidRPr="00F9382B" w:rsidRDefault="00F9382B" w:rsidP="00F9382B">
      <w:r w:rsidRPr="00F9382B">
        <w:t>it directly:</w:t>
      </w:r>
    </w:p>
    <w:p w14:paraId="7F62A37B" w14:textId="77777777" w:rsidR="00F9382B" w:rsidRPr="00F9382B" w:rsidRDefault="00F9382B" w:rsidP="00F9382B"/>
    <w:p w14:paraId="0626A092" w14:textId="77777777" w:rsidR="00F9382B" w:rsidRPr="00F9382B" w:rsidRDefault="00F9382B" w:rsidP="00F9382B">
      <w:r w:rsidRPr="00F9382B">
        <w:t>```bash</w:t>
      </w:r>
    </w:p>
    <w:p w14:paraId="12EAB052" w14:textId="77777777" w:rsidR="00F9382B" w:rsidRPr="00F9382B" w:rsidRDefault="00F9382B" w:rsidP="00F9382B">
      <w:r w:rsidRPr="00F9382B">
        <w:t>cp build/ninja.exe /ucrt64/bin/ninja.exe   # only if not already provided by pacman</w:t>
      </w:r>
    </w:p>
    <w:p w14:paraId="507B04DE" w14:textId="77777777" w:rsidR="00F9382B" w:rsidRPr="00F9382B" w:rsidRDefault="00F9382B" w:rsidP="00F9382B">
      <w:r w:rsidRPr="00F9382B">
        <w:t>```</w:t>
      </w:r>
    </w:p>
    <w:p w14:paraId="1A7692A4" w14:textId="77777777" w:rsidR="00F9382B" w:rsidRPr="00F9382B" w:rsidRDefault="00F9382B" w:rsidP="00F9382B"/>
    <w:p w14:paraId="51E456D3" w14:textId="77777777" w:rsidR="00F9382B" w:rsidRPr="00F9382B" w:rsidRDefault="00F9382B" w:rsidP="00F9382B">
      <w:r w:rsidRPr="00F9382B">
        <w:rPr>
          <w:b/>
          <w:bCs/>
        </w:rPr>
        <w:t>### Step 3 — Build and install hwrng</w:t>
      </w:r>
    </w:p>
    <w:p w14:paraId="3FE3ADCD" w14:textId="77777777" w:rsidR="00F9382B" w:rsidRPr="00F9382B" w:rsidRDefault="00F9382B" w:rsidP="00F9382B"/>
    <w:p w14:paraId="1C8F6073" w14:textId="77777777" w:rsidR="00F9382B" w:rsidRPr="00F9382B" w:rsidRDefault="00F9382B" w:rsidP="00F9382B">
      <w:r w:rsidRPr="00F9382B">
        <w:t>With `venv-ucrt64` active and a working UCRT64 Ninja in place:</w:t>
      </w:r>
    </w:p>
    <w:p w14:paraId="4373E07D" w14:textId="77777777" w:rsidR="00F9382B" w:rsidRPr="00F9382B" w:rsidRDefault="00F9382B" w:rsidP="00F9382B"/>
    <w:p w14:paraId="4F77E48A" w14:textId="77777777" w:rsidR="00F9382B" w:rsidRPr="00F9382B" w:rsidRDefault="00F9382B" w:rsidP="00F9382B">
      <w:r w:rsidRPr="00F9382B">
        <w:t>```bash</w:t>
      </w:r>
    </w:p>
    <w:p w14:paraId="458766C3" w14:textId="77777777" w:rsidR="00F9382B" w:rsidRPr="00F9382B" w:rsidRDefault="00F9382B" w:rsidP="00F9382B">
      <w:r w:rsidRPr="00F9382B">
        <w:t>cd /path/to/hwrng</w:t>
      </w:r>
    </w:p>
    <w:p w14:paraId="767E1E81" w14:textId="77777777" w:rsidR="00F9382B" w:rsidRPr="00F9382B" w:rsidRDefault="00F9382B" w:rsidP="00F9382B">
      <w:r w:rsidRPr="00F9382B">
        <w:t>pip install meson meson-python --no-build-isolation</w:t>
      </w:r>
    </w:p>
    <w:p w14:paraId="5F6528A2" w14:textId="77777777" w:rsidR="00F9382B" w:rsidRPr="00F9382B" w:rsidRDefault="00F9382B" w:rsidP="00F9382B">
      <w:r w:rsidRPr="00F9382B">
        <w:t>pip install . --no-build-isolation</w:t>
      </w:r>
    </w:p>
    <w:p w14:paraId="46D4ACBD" w14:textId="77777777" w:rsidR="00F9382B" w:rsidRPr="00F9382B" w:rsidRDefault="00F9382B" w:rsidP="00F9382B">
      <w:r w:rsidRPr="00F9382B">
        <w:t>```</w:t>
      </w:r>
    </w:p>
    <w:p w14:paraId="67F398FD" w14:textId="77777777" w:rsidR="00F9382B" w:rsidRPr="00F9382B" w:rsidRDefault="00F9382B" w:rsidP="00F9382B"/>
    <w:p w14:paraId="074102F2" w14:textId="77777777" w:rsidR="00F9382B" w:rsidRPr="00F9382B" w:rsidRDefault="00F9382B" w:rsidP="00F9382B">
      <w:r w:rsidRPr="00F9382B">
        <w:t>For active development, use an editable install so changes to</w:t>
      </w:r>
    </w:p>
    <w:p w14:paraId="641ABA01" w14:textId="77777777" w:rsidR="00F9382B" w:rsidRPr="00F9382B" w:rsidRDefault="00F9382B" w:rsidP="00F9382B">
      <w:r w:rsidRPr="00F9382B">
        <w:t>`hwrng.c` don't require a full reinstall each time:</w:t>
      </w:r>
    </w:p>
    <w:p w14:paraId="705EAC20" w14:textId="77777777" w:rsidR="00F9382B" w:rsidRPr="00F9382B" w:rsidRDefault="00F9382B" w:rsidP="00F9382B"/>
    <w:p w14:paraId="7AFE39D0" w14:textId="77777777" w:rsidR="00F9382B" w:rsidRPr="00F9382B" w:rsidRDefault="00F9382B" w:rsidP="00F9382B">
      <w:r w:rsidRPr="00F9382B">
        <w:t>```bash</w:t>
      </w:r>
    </w:p>
    <w:p w14:paraId="05FCD9E0" w14:textId="77777777" w:rsidR="00F9382B" w:rsidRPr="00F9382B" w:rsidRDefault="00F9382B" w:rsidP="00F9382B">
      <w:r w:rsidRPr="00F9382B">
        <w:t>pip install -e . --no-build-isolation</w:t>
      </w:r>
    </w:p>
    <w:p w14:paraId="503F1CD9" w14:textId="77777777" w:rsidR="00F9382B" w:rsidRPr="00F9382B" w:rsidRDefault="00F9382B" w:rsidP="00F9382B">
      <w:r w:rsidRPr="00F9382B">
        <w:t>```</w:t>
      </w:r>
    </w:p>
    <w:p w14:paraId="20428CB2" w14:textId="77777777" w:rsidR="00F9382B" w:rsidRPr="00F9382B" w:rsidRDefault="00F9382B" w:rsidP="00F9382B"/>
    <w:p w14:paraId="341C56AA" w14:textId="77777777" w:rsidR="00F9382B" w:rsidRPr="00F9382B" w:rsidRDefault="00F9382B" w:rsidP="00F9382B">
      <w:r w:rsidRPr="00F9382B">
        <w:rPr>
          <w:b/>
          <w:bCs/>
        </w:rPr>
        <w:t>### Step 4 — Verify</w:t>
      </w:r>
    </w:p>
    <w:p w14:paraId="3E3594F8" w14:textId="77777777" w:rsidR="00F9382B" w:rsidRPr="00F9382B" w:rsidRDefault="00F9382B" w:rsidP="00F9382B"/>
    <w:p w14:paraId="28A0C670" w14:textId="77777777" w:rsidR="00F9382B" w:rsidRPr="00F9382B" w:rsidRDefault="00F9382B" w:rsidP="00F9382B">
      <w:r w:rsidRPr="00F9382B">
        <w:t>```bash</w:t>
      </w:r>
    </w:p>
    <w:p w14:paraId="3AE97015" w14:textId="77777777" w:rsidR="00F9382B" w:rsidRPr="00F9382B" w:rsidRDefault="00F9382B" w:rsidP="00F9382B">
      <w:r w:rsidRPr="00F9382B">
        <w:t>python -c "import hwrng; print(hwrng.has_rdseed()); print(hwrng.rdseed_raw_bytes(16).hex())"</w:t>
      </w:r>
    </w:p>
    <w:p w14:paraId="287DB4B7" w14:textId="77777777" w:rsidR="00F9382B" w:rsidRPr="00F9382B" w:rsidRDefault="00F9382B" w:rsidP="00F9382B">
      <w:r w:rsidRPr="00F9382B">
        <w:t>```</w:t>
      </w:r>
    </w:p>
    <w:p w14:paraId="798A9736" w14:textId="77777777" w:rsidR="00F9382B" w:rsidRPr="00F9382B" w:rsidRDefault="00F9382B" w:rsidP="00F9382B"/>
    <w:p w14:paraId="54D7DE70" w14:textId="77777777" w:rsidR="00F9382B" w:rsidRPr="00F9382B" w:rsidRDefault="00F9382B" w:rsidP="00F9382B">
      <w:r w:rsidRPr="00F9382B">
        <w:t>Expected output: `True` followed by 32 hex characters. The resulting</w:t>
      </w:r>
    </w:p>
    <w:p w14:paraId="787D5736" w14:textId="77777777" w:rsidR="00F9382B" w:rsidRPr="00F9382B" w:rsidRDefault="00F9382B" w:rsidP="00F9382B">
      <w:r w:rsidRPr="00F9382B">
        <w:t>wheel filename should carry the tag `mingw_x86_64_ucrt_gnu` — for</w:t>
      </w:r>
    </w:p>
    <w:p w14:paraId="7B879B5D" w14:textId="77777777" w:rsidR="00F9382B" w:rsidRPr="00F9382B" w:rsidRDefault="00F9382B" w:rsidP="00F9382B">
      <w:r w:rsidRPr="00F9382B">
        <w:t>example:</w:t>
      </w:r>
    </w:p>
    <w:p w14:paraId="1C603C98" w14:textId="77777777" w:rsidR="00F9382B" w:rsidRPr="00F9382B" w:rsidRDefault="00F9382B" w:rsidP="00F9382B">
      <w:r w:rsidRPr="00F9382B">
        <w:t>hwrng-1.0.0-cp314-cp314-mingw_x86_64_ucrt_gnu.whl</w:t>
      </w:r>
    </w:p>
    <w:p w14:paraId="330145CC" w14:textId="77777777" w:rsidR="00F9382B" w:rsidRPr="00F9382B" w:rsidRDefault="00F9382B" w:rsidP="00F9382B"/>
    <w:p w14:paraId="52DF6DE3" w14:textId="77777777" w:rsidR="00F9382B" w:rsidRPr="00F9382B" w:rsidRDefault="00F9382B" w:rsidP="00F9382B">
      <w:r w:rsidRPr="00F9382B">
        <w:t>If you instead see a `win_amd64` tag, the venv or Ninja in use is not</w:t>
      </w:r>
    </w:p>
    <w:p w14:paraId="608781F1" w14:textId="77777777" w:rsidR="00F9382B" w:rsidRPr="00F9382B" w:rsidRDefault="00F9382B" w:rsidP="00F9382B">
      <w:r w:rsidRPr="00F9382B">
        <w:t>the UCRT64-native one — re-check Step 1 and Step 2 before proceeding.</w:t>
      </w:r>
    </w:p>
    <w:p w14:paraId="4990EAA5" w14:textId="77777777" w:rsidR="00F9382B" w:rsidRPr="00F9382B" w:rsidRDefault="00F9382B" w:rsidP="00F9382B"/>
    <w:p w14:paraId="57868B97" w14:textId="77777777" w:rsidR="00F9382B" w:rsidRPr="00F9382B" w:rsidRDefault="00F9382B" w:rsidP="00F9382B">
      <w:r w:rsidRPr="00F9382B">
        <w:t>On AMD Zen 5 CPUs, an `import`-time `UserWarning` about a known RDSEED</w:t>
      </w:r>
    </w:p>
    <w:p w14:paraId="5FA5FCEA" w14:textId="77777777" w:rsidR="00F9382B" w:rsidRPr="00F9382B" w:rsidRDefault="00F9382B" w:rsidP="00F9382B">
      <w:r w:rsidRPr="00F9382B">
        <w:t>zero-return bug is expected behavior, not an error.</w:t>
      </w:r>
    </w:p>
    <w:p w14:paraId="7DE48DC5" w14:textId="77777777" w:rsidR="00F9382B" w:rsidRPr="00F9382B" w:rsidRDefault="00F9382B" w:rsidP="00F9382B"/>
    <w:p w14:paraId="441FCCEE" w14:textId="77777777" w:rsidR="00F9382B" w:rsidRPr="00F9382B" w:rsidRDefault="00F9382B" w:rsidP="00F9382B">
      <w:r w:rsidRPr="00F9382B">
        <w:t>---</w:t>
      </w:r>
    </w:p>
    <w:p w14:paraId="1305A4CC" w14:textId="77777777" w:rsidR="00F9382B" w:rsidRPr="00F9382B" w:rsidRDefault="00F9382B" w:rsidP="00F9382B"/>
    <w:p w14:paraId="5A8FF3E2" w14:textId="77777777" w:rsidR="00F9382B" w:rsidRPr="00F9382B" w:rsidRDefault="00F9382B" w:rsidP="00F9382B">
      <w:r w:rsidRPr="00F9382B">
        <w:lastRenderedPageBreak/>
        <w:t>## Windows with Standalone LLVM Clang (no MSVC)</w:t>
      </w:r>
    </w:p>
    <w:p w14:paraId="5F8C13C5" w14:textId="77777777" w:rsidR="00F9382B" w:rsidRPr="00F9382B" w:rsidRDefault="00F9382B" w:rsidP="00F9382B"/>
    <w:p w14:paraId="1BDF5146" w14:textId="77777777" w:rsidR="00F9382B" w:rsidRPr="00F9382B" w:rsidRDefault="00F9382B" w:rsidP="00F9382B">
      <w:r w:rsidRPr="00F9382B">
        <w:t>Install LLVM from https://releases.llvm.org and ensure clang is on PATH.</w:t>
      </w:r>
    </w:p>
    <w:p w14:paraId="613DA2B3" w14:textId="77777777" w:rsidR="00F9382B" w:rsidRPr="00F9382B" w:rsidRDefault="00F9382B" w:rsidP="00F9382B"/>
    <w:p w14:paraId="149796AE" w14:textId="77777777" w:rsidR="00F9382B" w:rsidRPr="00F9382B" w:rsidRDefault="00F9382B" w:rsidP="00F9382B">
      <w:r w:rsidRPr="00F9382B">
        <w:t>```bash</w:t>
      </w:r>
    </w:p>
    <w:p w14:paraId="167C4909" w14:textId="77777777" w:rsidR="00F9382B" w:rsidRPr="00F9382B" w:rsidRDefault="00F9382B" w:rsidP="00F9382B">
      <w:r w:rsidRPr="00F9382B">
        <w:t>pip install .</w:t>
      </w:r>
    </w:p>
    <w:p w14:paraId="390A9E1C" w14:textId="77777777" w:rsidR="00F9382B" w:rsidRPr="00F9382B" w:rsidRDefault="00F9382B" w:rsidP="00F9382B">
      <w:r w:rsidRPr="00F9382B">
        <w:t>```</w:t>
      </w:r>
    </w:p>
    <w:p w14:paraId="676068B8" w14:textId="77777777" w:rsidR="00F9382B" w:rsidRPr="00F9382B" w:rsidRDefault="00F9382B" w:rsidP="00F9382B"/>
    <w:p w14:paraId="789E3ECC" w14:textId="77777777" w:rsidR="00F9382B" w:rsidRPr="00F9382B" w:rsidRDefault="00F9382B" w:rsidP="00F9382B">
      <w:r w:rsidRPr="00F9382B">
        <w:t>`meson.build` detects standalone Clang (not clang-cl) and applies</w:t>
      </w:r>
    </w:p>
    <w:p w14:paraId="69DBFDC9" w14:textId="77777777" w:rsidR="00F9382B" w:rsidRPr="00F9382B" w:rsidRDefault="00F9382B" w:rsidP="00F9382B">
      <w:r w:rsidRPr="00F9382B">
        <w:t>GCC-compatible flags (`-mrdseed`, `-msse2`) automatically.</w:t>
      </w:r>
    </w:p>
    <w:p w14:paraId="37A3F497" w14:textId="77777777" w:rsidR="00F9382B" w:rsidRPr="00F9382B" w:rsidRDefault="00F9382B" w:rsidP="00F9382B"/>
    <w:p w14:paraId="27EB2644" w14:textId="77777777" w:rsidR="00F9382B" w:rsidRPr="00F9382B" w:rsidRDefault="00F9382B" w:rsidP="00F9382B">
      <w:r w:rsidRPr="00F9382B">
        <w:t>---</w:t>
      </w:r>
    </w:p>
    <w:p w14:paraId="0327B747" w14:textId="77777777" w:rsidR="00F9382B" w:rsidRPr="00F9382B" w:rsidRDefault="00F9382B" w:rsidP="00F9382B"/>
    <w:p w14:paraId="25AED797" w14:textId="77777777" w:rsidR="00F9382B" w:rsidRPr="00F9382B" w:rsidRDefault="00F9382B" w:rsidP="00F9382B">
      <w:r w:rsidRPr="00F9382B">
        <w:t>## macOS (Intel only)</w:t>
      </w:r>
    </w:p>
    <w:p w14:paraId="3F91898F" w14:textId="77777777" w:rsidR="00F9382B" w:rsidRPr="00F9382B" w:rsidRDefault="00F9382B" w:rsidP="00F9382B"/>
    <w:p w14:paraId="4D570B4A" w14:textId="77777777" w:rsidR="00F9382B" w:rsidRPr="00F9382B" w:rsidRDefault="00F9382B" w:rsidP="00F9382B">
      <w:r w:rsidRPr="00F9382B">
        <w:t>Apple Silicon (M1/M2/M3) is not supported — RDSEED is an x86 instruction.</w:t>
      </w:r>
    </w:p>
    <w:p w14:paraId="1F58F5A5" w14:textId="77777777" w:rsidR="00F9382B" w:rsidRPr="00F9382B" w:rsidRDefault="00F9382B" w:rsidP="00F9382B">
      <w:r w:rsidRPr="00F9382B">
        <w:t>The RDSEED availability check in `meson.build` will fail with a clear</w:t>
      </w:r>
    </w:p>
    <w:p w14:paraId="32D473AA" w14:textId="77777777" w:rsidR="00F9382B" w:rsidRPr="00F9382B" w:rsidRDefault="00F9382B" w:rsidP="00F9382B">
      <w:r w:rsidRPr="00F9382B">
        <w:t>error on ARM.</w:t>
      </w:r>
    </w:p>
    <w:p w14:paraId="1B66077E" w14:textId="77777777" w:rsidR="00F9382B" w:rsidRPr="00F9382B" w:rsidRDefault="00F9382B" w:rsidP="00F9382B"/>
    <w:p w14:paraId="343A323C" w14:textId="77777777" w:rsidR="00F9382B" w:rsidRPr="00F9382B" w:rsidRDefault="00F9382B" w:rsidP="00F9382B">
      <w:r w:rsidRPr="00F9382B">
        <w:t>```bash</w:t>
      </w:r>
    </w:p>
    <w:p w14:paraId="37A5E9E2" w14:textId="77777777" w:rsidR="00F9382B" w:rsidRPr="00F9382B" w:rsidRDefault="00F9382B" w:rsidP="00F9382B">
      <w:r w:rsidRPr="00F9382B">
        <w:t>pip install .</w:t>
      </w:r>
    </w:p>
    <w:p w14:paraId="730A64E1" w14:textId="77777777" w:rsidR="00F9382B" w:rsidRPr="00F9382B" w:rsidRDefault="00F9382B" w:rsidP="00F9382B">
      <w:r w:rsidRPr="00F9382B">
        <w:t>```</w:t>
      </w:r>
    </w:p>
    <w:p w14:paraId="70CD0D83" w14:textId="77777777" w:rsidR="00F9382B" w:rsidRPr="00F9382B" w:rsidRDefault="00F9382B" w:rsidP="00F9382B"/>
    <w:p w14:paraId="058C4B83" w14:textId="77777777" w:rsidR="00F9382B" w:rsidRPr="00F9382B" w:rsidRDefault="00F9382B" w:rsidP="00F9382B">
      <w:r w:rsidRPr="00F9382B">
        <w:t>---</w:t>
      </w:r>
    </w:p>
    <w:p w14:paraId="246B3370" w14:textId="77777777" w:rsidR="00F9382B" w:rsidRPr="00F9382B" w:rsidRDefault="00F9382B" w:rsidP="00F9382B">
      <w:r w:rsidRPr="00F9382B">
        <w:t>## Troubleshooting Summary</w:t>
      </w:r>
    </w:p>
    <w:p w14:paraId="22788C19" w14:textId="77777777" w:rsidR="00F9382B" w:rsidRPr="00F9382B" w:rsidRDefault="00F9382B" w:rsidP="00F9382B">
      <w:r w:rsidRPr="00F9382B">
        <w:t>| Symptom | Likely cause | Fix |</w:t>
      </w:r>
    </w:p>
    <w:p w14:paraId="05A3712E" w14:textId="77777777" w:rsidR="00F9382B" w:rsidRPr="00F9382B" w:rsidRDefault="00F9382B" w:rsidP="00F9382B">
      <w:r w:rsidRPr="00F9382B">
        <w:t>|---|---|---|</w:t>
      </w:r>
    </w:p>
    <w:p w14:paraId="6A3999DF" w14:textId="77777777" w:rsidR="00F9382B" w:rsidRPr="00F9382B" w:rsidRDefault="00F9382B" w:rsidP="00F9382B">
      <w:r w:rsidRPr="00F9382B">
        <w:t>| `pip install ninja` fails building from source on MSYS2 | PyPI ninja wheel targets Windows CRT, not UCRT | Use pacman or self-built Ninja (Step 2) |</w:t>
      </w:r>
    </w:p>
    <w:p w14:paraId="3ED0E7A3" w14:textId="77777777" w:rsidR="00F9382B" w:rsidRPr="00F9382B" w:rsidRDefault="00F9382B" w:rsidP="00F9382B">
      <w:r w:rsidRPr="00F9382B">
        <w:t>| Wheel tag shows `win_amd64` instead of `mingw_x86_64_ucrt_gnu` | Wrong Python picked up — Windows Python instead of MSYS2 Python | Re-activate `venv-ucrt64`, recheck `sys.prefix` |</w:t>
      </w:r>
    </w:p>
    <w:p w14:paraId="6F533A12" w14:textId="77777777" w:rsidR="00F9382B" w:rsidRPr="00F9382B" w:rsidRDefault="00F9382B" w:rsidP="00F9382B">
      <w:r w:rsidRPr="00F9382B">
        <w:t>| `ninja_test` fails to compile with `mkdtemp` ambiguity | Newer UCRT headers now declare `mkdtemp()`, conflicting with Ninja's own shim | Build only the `ninja` target, skip `ninja_test` |</w:t>
      </w:r>
    </w:p>
    <w:p w14:paraId="66E7A6EB" w14:textId="77777777" w:rsidR="00F9382B" w:rsidRPr="00F9382B" w:rsidRDefault="00F9382B" w:rsidP="00F9382B">
      <w:r w:rsidRPr="00F9382B">
        <w:t>| `ldd build/ninja.exe` shows `msvcrt.dll` | Wrong shell used — not UCRT64 | Rebuild from the MSYS2 UCRT64 shell specifically |</w:t>
      </w:r>
    </w:p>
    <w:p w14:paraId="54DFB017" w14:textId="77777777" w:rsidR="00C40274" w:rsidRPr="00F9382B" w:rsidRDefault="00C40274" w:rsidP="00F9382B"/>
    <w:sectPr w:rsidR="00C40274" w:rsidRPr="00F9382B" w:rsidSect="00AA6E06">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73A"/>
    <w:multiLevelType w:val="multilevel"/>
    <w:tmpl w:val="373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4C85"/>
    <w:multiLevelType w:val="multilevel"/>
    <w:tmpl w:val="A8C0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31831"/>
    <w:multiLevelType w:val="multilevel"/>
    <w:tmpl w:val="9D9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A6CE1"/>
    <w:multiLevelType w:val="multilevel"/>
    <w:tmpl w:val="A80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E7447"/>
    <w:multiLevelType w:val="multilevel"/>
    <w:tmpl w:val="1C6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E722A"/>
    <w:multiLevelType w:val="multilevel"/>
    <w:tmpl w:val="19A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C4157"/>
    <w:multiLevelType w:val="multilevel"/>
    <w:tmpl w:val="D04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55303"/>
    <w:multiLevelType w:val="multilevel"/>
    <w:tmpl w:val="DF4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818A3"/>
    <w:multiLevelType w:val="multilevel"/>
    <w:tmpl w:val="C7B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8225E"/>
    <w:multiLevelType w:val="multilevel"/>
    <w:tmpl w:val="3D6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51399"/>
    <w:multiLevelType w:val="multilevel"/>
    <w:tmpl w:val="122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B34F8"/>
    <w:multiLevelType w:val="multilevel"/>
    <w:tmpl w:val="8B48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3178C"/>
    <w:multiLevelType w:val="multilevel"/>
    <w:tmpl w:val="FF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270137">
    <w:abstractNumId w:val="5"/>
  </w:num>
  <w:num w:numId="2" w16cid:durableId="220097263">
    <w:abstractNumId w:val="11"/>
  </w:num>
  <w:num w:numId="3" w16cid:durableId="799960888">
    <w:abstractNumId w:val="10"/>
  </w:num>
  <w:num w:numId="4" w16cid:durableId="1829977887">
    <w:abstractNumId w:val="12"/>
  </w:num>
  <w:num w:numId="5" w16cid:durableId="1491099866">
    <w:abstractNumId w:val="0"/>
  </w:num>
  <w:num w:numId="6" w16cid:durableId="2081363399">
    <w:abstractNumId w:val="6"/>
  </w:num>
  <w:num w:numId="7" w16cid:durableId="1961106746">
    <w:abstractNumId w:val="8"/>
  </w:num>
  <w:num w:numId="8" w16cid:durableId="215700513">
    <w:abstractNumId w:val="9"/>
  </w:num>
  <w:num w:numId="9" w16cid:durableId="1691492086">
    <w:abstractNumId w:val="4"/>
  </w:num>
  <w:num w:numId="10" w16cid:durableId="8609878">
    <w:abstractNumId w:val="7"/>
  </w:num>
  <w:num w:numId="11" w16cid:durableId="259336337">
    <w:abstractNumId w:val="3"/>
  </w:num>
  <w:num w:numId="12" w16cid:durableId="1343313749">
    <w:abstractNumId w:val="1"/>
  </w:num>
  <w:num w:numId="13" w16cid:durableId="193339656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06"/>
    <w:rsid w:val="001864AA"/>
    <w:rsid w:val="002F0099"/>
    <w:rsid w:val="003272CE"/>
    <w:rsid w:val="00387E46"/>
    <w:rsid w:val="004116F9"/>
    <w:rsid w:val="00730C39"/>
    <w:rsid w:val="008563C5"/>
    <w:rsid w:val="00AA6E06"/>
    <w:rsid w:val="00B43AF6"/>
    <w:rsid w:val="00C40274"/>
    <w:rsid w:val="00D31967"/>
    <w:rsid w:val="00E5251A"/>
    <w:rsid w:val="00EC5BE5"/>
    <w:rsid w:val="00F63DFE"/>
    <w:rsid w:val="00F9382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B637"/>
  <w15:chartTrackingRefBased/>
  <w15:docId w15:val="{632EC15B-B897-4FE4-94F7-AAB44213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6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6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E06"/>
    <w:rPr>
      <w:rFonts w:eastAsiaTheme="majorEastAsia" w:cstheme="majorBidi"/>
      <w:color w:val="272727" w:themeColor="text1" w:themeTint="D8"/>
    </w:rPr>
  </w:style>
  <w:style w:type="paragraph" w:styleId="Title">
    <w:name w:val="Title"/>
    <w:basedOn w:val="Normal"/>
    <w:next w:val="Normal"/>
    <w:link w:val="TitleChar"/>
    <w:uiPriority w:val="10"/>
    <w:qFormat/>
    <w:rsid w:val="00AA6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E06"/>
    <w:pPr>
      <w:spacing w:before="160"/>
      <w:jc w:val="center"/>
    </w:pPr>
    <w:rPr>
      <w:i/>
      <w:iCs/>
      <w:color w:val="404040" w:themeColor="text1" w:themeTint="BF"/>
    </w:rPr>
  </w:style>
  <w:style w:type="character" w:customStyle="1" w:styleId="QuoteChar">
    <w:name w:val="Quote Char"/>
    <w:basedOn w:val="DefaultParagraphFont"/>
    <w:link w:val="Quote"/>
    <w:uiPriority w:val="29"/>
    <w:rsid w:val="00AA6E06"/>
    <w:rPr>
      <w:i/>
      <w:iCs/>
      <w:color w:val="404040" w:themeColor="text1" w:themeTint="BF"/>
    </w:rPr>
  </w:style>
  <w:style w:type="paragraph" w:styleId="ListParagraph">
    <w:name w:val="List Paragraph"/>
    <w:basedOn w:val="Normal"/>
    <w:uiPriority w:val="34"/>
    <w:qFormat/>
    <w:rsid w:val="00AA6E06"/>
    <w:pPr>
      <w:ind w:left="720"/>
      <w:contextualSpacing/>
    </w:pPr>
  </w:style>
  <w:style w:type="character" w:styleId="IntenseEmphasis">
    <w:name w:val="Intense Emphasis"/>
    <w:basedOn w:val="DefaultParagraphFont"/>
    <w:uiPriority w:val="21"/>
    <w:qFormat/>
    <w:rsid w:val="00AA6E06"/>
    <w:rPr>
      <w:i/>
      <w:iCs/>
      <w:color w:val="0F4761" w:themeColor="accent1" w:themeShade="BF"/>
    </w:rPr>
  </w:style>
  <w:style w:type="paragraph" w:styleId="IntenseQuote">
    <w:name w:val="Intense Quote"/>
    <w:basedOn w:val="Normal"/>
    <w:next w:val="Normal"/>
    <w:link w:val="IntenseQuoteChar"/>
    <w:uiPriority w:val="30"/>
    <w:qFormat/>
    <w:rsid w:val="00AA6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E06"/>
    <w:rPr>
      <w:i/>
      <w:iCs/>
      <w:color w:val="0F4761" w:themeColor="accent1" w:themeShade="BF"/>
    </w:rPr>
  </w:style>
  <w:style w:type="character" w:styleId="IntenseReference">
    <w:name w:val="Intense Reference"/>
    <w:basedOn w:val="DefaultParagraphFont"/>
    <w:uiPriority w:val="32"/>
    <w:qFormat/>
    <w:rsid w:val="00AA6E06"/>
    <w:rPr>
      <w:b/>
      <w:bCs/>
      <w:smallCaps/>
      <w:color w:val="0F4761" w:themeColor="accent1" w:themeShade="BF"/>
      <w:spacing w:val="5"/>
    </w:rPr>
  </w:style>
  <w:style w:type="paragraph" w:customStyle="1" w:styleId="msonormal0">
    <w:name w:val="msonormal"/>
    <w:basedOn w:val="Normal"/>
    <w:rsid w:val="00AA6E06"/>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AA6E06"/>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AA6E06"/>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AA6E06"/>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AA6E06"/>
  </w:style>
  <w:style w:type="character" w:customStyle="1" w:styleId="absolute">
    <w:name w:val="absolute"/>
    <w:basedOn w:val="DefaultParagraphFont"/>
    <w:rsid w:val="00AA6E06"/>
  </w:style>
  <w:style w:type="character" w:customStyle="1" w:styleId="inline-flex">
    <w:name w:val="inline-flex"/>
    <w:basedOn w:val="DefaultParagraphFont"/>
    <w:rsid w:val="00AA6E06"/>
  </w:style>
  <w:style w:type="character" w:customStyle="1" w:styleId="relative">
    <w:name w:val="relative"/>
    <w:basedOn w:val="DefaultParagraphFont"/>
    <w:rsid w:val="00AA6E06"/>
  </w:style>
  <w:style w:type="character" w:customStyle="1" w:styleId="transition-all">
    <w:name w:val="transition-all"/>
    <w:basedOn w:val="DefaultParagraphFont"/>
    <w:rsid w:val="00AA6E06"/>
  </w:style>
  <w:style w:type="paragraph" w:customStyle="1" w:styleId="font-claude-response-body">
    <w:name w:val="font-claude-response-body"/>
    <w:basedOn w:val="Normal"/>
    <w:rsid w:val="00AA6E06"/>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AA6E06"/>
    <w:rPr>
      <w:b/>
      <w:bCs/>
    </w:rPr>
  </w:style>
  <w:style w:type="character" w:styleId="HTMLCode">
    <w:name w:val="HTML Code"/>
    <w:basedOn w:val="DefaultParagraphFont"/>
    <w:uiPriority w:val="99"/>
    <w:semiHidden/>
    <w:unhideWhenUsed/>
    <w:rsid w:val="00AA6E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AA6E06"/>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AA6E06"/>
  </w:style>
  <w:style w:type="character" w:styleId="Emphasis">
    <w:name w:val="Emphasis"/>
    <w:basedOn w:val="DefaultParagraphFont"/>
    <w:uiPriority w:val="20"/>
    <w:qFormat/>
    <w:rsid w:val="00AA6E06"/>
    <w:rPr>
      <w:i/>
      <w:iCs/>
    </w:rPr>
  </w:style>
  <w:style w:type="character" w:styleId="Hyperlink">
    <w:name w:val="Hyperlink"/>
    <w:basedOn w:val="DefaultParagraphFont"/>
    <w:uiPriority w:val="99"/>
    <w:unhideWhenUsed/>
    <w:rsid w:val="00AA6E06"/>
    <w:rPr>
      <w:color w:val="0000FF"/>
      <w:u w:val="single"/>
    </w:rPr>
  </w:style>
  <w:style w:type="character" w:styleId="FollowedHyperlink">
    <w:name w:val="FollowedHyperlink"/>
    <w:basedOn w:val="DefaultParagraphFont"/>
    <w:uiPriority w:val="99"/>
    <w:semiHidden/>
    <w:unhideWhenUsed/>
    <w:rsid w:val="00AA6E06"/>
    <w:rPr>
      <w:color w:val="800080"/>
      <w:u w:val="single"/>
    </w:rPr>
  </w:style>
  <w:style w:type="character" w:customStyle="1" w:styleId="truncate">
    <w:name w:val="truncate"/>
    <w:basedOn w:val="DefaultParagraphFont"/>
    <w:rsid w:val="00AA6E06"/>
  </w:style>
  <w:style w:type="character" w:customStyle="1" w:styleId="sr-only">
    <w:name w:val="sr-only"/>
    <w:basedOn w:val="DefaultParagraphFont"/>
    <w:rsid w:val="00AA6E06"/>
  </w:style>
  <w:style w:type="character" w:styleId="UnresolvedMention">
    <w:name w:val="Unresolved Mention"/>
    <w:basedOn w:val="DefaultParagraphFont"/>
    <w:uiPriority w:val="99"/>
    <w:semiHidden/>
    <w:unhideWhenUsed/>
    <w:rsid w:val="00AA6E06"/>
    <w:rPr>
      <w:color w:val="605E5C"/>
      <w:shd w:val="clear" w:color="auto" w:fill="E1DFDD"/>
    </w:rPr>
  </w:style>
  <w:style w:type="character" w:customStyle="1" w:styleId="opacity-50">
    <w:name w:val="opacity-50"/>
    <w:basedOn w:val="DefaultParagraphFont"/>
    <w:rsid w:val="00D31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cc.gnu.org/bugzil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59</Pages>
  <Words>15105</Words>
  <Characters>86104</Characters>
  <Application>Microsoft Office Word</Application>
  <DocSecurity>0</DocSecurity>
  <Lines>717</Lines>
  <Paragraphs>202</Paragraphs>
  <ScaleCrop>false</ScaleCrop>
  <Company/>
  <LinksUpToDate>false</LinksUpToDate>
  <CharactersWithSpaces>101007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6</cp:revision>
  <dcterms:created xsi:type="dcterms:W3CDTF">2026-06-27T07:48:00Z</dcterms:created>
  <dcterms:modified xsi:type="dcterms:W3CDTF">2026-06-30T06:15:00Z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2026-06-27T07:50:00Z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7a9d347f-2ffe-4aa7-b7c1-7e3f7823c893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